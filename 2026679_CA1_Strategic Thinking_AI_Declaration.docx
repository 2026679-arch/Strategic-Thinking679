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474429" w14:textId="77777777" w:rsidR="009C01EF" w:rsidRDefault="00000000">
      <w:r>
        <w:rPr>
          <w:noProof/>
        </w:rPr>
        <mc:AlternateContent>
          <mc:Choice Requires="wpg">
            <w:drawing>
              <wp:anchor distT="0" distB="0" distL="114300" distR="114300" simplePos="0" relativeHeight="251658240" behindDoc="0" locked="0" layoutInCell="1" hidden="0" allowOverlap="1" wp14:anchorId="698A815B" wp14:editId="0191824A">
                <wp:simplePos x="0" y="0"/>
                <wp:positionH relativeFrom="page">
                  <wp:posOffset>428625</wp:posOffset>
                </wp:positionH>
                <wp:positionV relativeFrom="margin">
                  <wp:posOffset>-1170303</wp:posOffset>
                </wp:positionV>
                <wp:extent cx="228600" cy="10403359"/>
                <wp:effectExtent l="0" t="0" r="0" b="0"/>
                <wp:wrapNone/>
                <wp:docPr id="1728545886" name="Group 1728545886"/>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218794086" name="Group 1218794086"/>
                        <wpg:cNvGrpSpPr/>
                        <wpg:grpSpPr>
                          <a:xfrm>
                            <a:off x="5231700" y="0"/>
                            <a:ext cx="228600" cy="7560000"/>
                            <a:chOff x="5231700" y="0"/>
                            <a:chExt cx="228600" cy="7560000"/>
                          </a:xfrm>
                        </wpg:grpSpPr>
                        <wps:wsp>
                          <wps:cNvPr id="117613519" name="Rectangle 117613519"/>
                          <wps:cNvSpPr/>
                          <wps:spPr>
                            <a:xfrm>
                              <a:off x="5231700" y="0"/>
                              <a:ext cx="228600" cy="7560000"/>
                            </a:xfrm>
                            <a:prstGeom prst="rect">
                              <a:avLst/>
                            </a:prstGeom>
                            <a:noFill/>
                            <a:ln>
                              <a:noFill/>
                            </a:ln>
                          </wps:spPr>
                          <wps:txbx>
                            <w:txbxContent>
                              <w:p w14:paraId="508C9DE9" w14:textId="77777777" w:rsidR="009C01EF" w:rsidRDefault="009C01EF">
                                <w:pPr>
                                  <w:spacing w:after="0" w:line="240" w:lineRule="auto"/>
                                  <w:textDirection w:val="btLr"/>
                                </w:pPr>
                              </w:p>
                            </w:txbxContent>
                          </wps:txbx>
                          <wps:bodyPr spcFirstLastPara="1" wrap="square" lIns="91425" tIns="91425" rIns="91425" bIns="91425" anchor="ctr" anchorCtr="0">
                            <a:noAutofit/>
                          </wps:bodyPr>
                        </wps:wsp>
                        <wpg:grpSp>
                          <wpg:cNvPr id="595247761" name="Group 595247761"/>
                          <wpg:cNvGrpSpPr/>
                          <wpg:grpSpPr>
                            <a:xfrm>
                              <a:off x="5231700" y="0"/>
                              <a:ext cx="228600" cy="7560000"/>
                              <a:chOff x="0" y="0"/>
                              <a:chExt cx="228600" cy="9144000"/>
                            </a:xfrm>
                          </wpg:grpSpPr>
                          <wps:wsp>
                            <wps:cNvPr id="1461633657" name="Rectangle 1461633657"/>
                            <wps:cNvSpPr/>
                            <wps:spPr>
                              <a:xfrm>
                                <a:off x="0" y="0"/>
                                <a:ext cx="228600" cy="9144000"/>
                              </a:xfrm>
                              <a:prstGeom prst="rect">
                                <a:avLst/>
                              </a:prstGeom>
                              <a:noFill/>
                              <a:ln>
                                <a:noFill/>
                              </a:ln>
                            </wps:spPr>
                            <wps:txbx>
                              <w:txbxContent>
                                <w:p w14:paraId="42667C41" w14:textId="77777777" w:rsidR="009C01EF" w:rsidRDefault="009C01EF">
                                  <w:pPr>
                                    <w:spacing w:after="0" w:line="240" w:lineRule="auto"/>
                                    <w:textDirection w:val="btLr"/>
                                  </w:pPr>
                                </w:p>
                              </w:txbxContent>
                            </wps:txbx>
                            <wps:bodyPr spcFirstLastPara="1" wrap="square" lIns="91425" tIns="91425" rIns="91425" bIns="91425" anchor="ctr" anchorCtr="0">
                              <a:noAutofit/>
                            </wps:bodyPr>
                          </wps:wsp>
                          <wps:wsp>
                            <wps:cNvPr id="1139877490" name="Rectangle 1139877490"/>
                            <wps:cNvSpPr/>
                            <wps:spPr>
                              <a:xfrm>
                                <a:off x="0" y="0"/>
                                <a:ext cx="228600" cy="8782050"/>
                              </a:xfrm>
                              <a:prstGeom prst="rect">
                                <a:avLst/>
                              </a:prstGeom>
                              <a:solidFill>
                                <a:schemeClr val="accent2"/>
                              </a:solidFill>
                              <a:ln>
                                <a:noFill/>
                              </a:ln>
                            </wps:spPr>
                            <wps:txbx>
                              <w:txbxContent>
                                <w:p w14:paraId="1C840D88" w14:textId="77777777" w:rsidR="009C01EF" w:rsidRDefault="009C01EF">
                                  <w:pPr>
                                    <w:spacing w:after="0" w:line="240" w:lineRule="auto"/>
                                    <w:textDirection w:val="btLr"/>
                                  </w:pPr>
                                </w:p>
                              </w:txbxContent>
                            </wps:txbx>
                            <wps:bodyPr spcFirstLastPara="1" wrap="square" lIns="91425" tIns="91425" rIns="91425" bIns="91425" anchor="ctr" anchorCtr="0">
                              <a:noAutofit/>
                            </wps:bodyPr>
                          </wps:wsp>
                          <wps:wsp>
                            <wps:cNvPr id="1013726699" name="Rectangle 1013726699"/>
                            <wps:cNvSpPr/>
                            <wps:spPr>
                              <a:xfrm>
                                <a:off x="0" y="8915400"/>
                                <a:ext cx="228600" cy="228600"/>
                              </a:xfrm>
                              <a:prstGeom prst="rect">
                                <a:avLst/>
                              </a:prstGeom>
                              <a:solidFill>
                                <a:schemeClr val="accent1"/>
                              </a:solidFill>
                              <a:ln>
                                <a:noFill/>
                              </a:ln>
                            </wps:spPr>
                            <wps:txbx>
                              <w:txbxContent>
                                <w:p w14:paraId="74DC587A" w14:textId="77777777" w:rsidR="009C01EF" w:rsidRDefault="009C01EF">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698A815B" id="Group 1728545886" o:spid="_x0000_s1026" style="position:absolute;left:0;text-align:left;margin-left:33.75pt;margin-top:-92.15pt;width:18pt;height:819.15pt;z-index:251658240;mso-position-horizontal-relative:page;mso-position-vertical-relative:margin" coordorigin="52317" coordsize="2286,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">
                <v:group id="Group 1218794086" o:spid="_x0000_s1027" style="position:absolute;left:52317;width:2286;height:75600" coordorigin="52317" coordsize="2286,75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">
                  <v:rect id="Rectangle 117613519" o:spid="_x0000_s1028" style="position:absolute;left:52317;width:2286;height:756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" filled="f" stroked="f">
                    <v:textbox inset="2.53958mm,2.53958mm,2.53958mm,2.53958mm">
                      <w:txbxContent>
                        <w:p w14:paraId="508C9DE9" w14:textId="77777777" w:rsidR="009C01EF" w:rsidRDefault="009C01EF">
                          <w:pPr>
                            <w:spacing w:after="0" w:line="240" w:lineRule="auto"/>
                            <w:textDirection w:val="btLr"/>
                          </w:pPr>
                        </w:p>
                      </w:txbxContent>
                    </v:textbox>
                  </v:rect>
                  <v:group id="Group 595247761" o:spid="_x0000_s1029" style="position:absolute;left:52317;width:2286;height:75600" coordsize="2286,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">
                    <v:rect id="Rectangle 1461633657" o:spid="_x0000_s1030"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" filled="f" stroked="f">
                      <v:textbox inset="2.53958mm,2.53958mm,2.53958mm,2.53958mm">
                        <w:txbxContent>
                          <w:p w14:paraId="42667C41" w14:textId="77777777" w:rsidR="009C01EF" w:rsidRDefault="009C01EF">
                            <w:pPr>
                              <w:spacing w:after="0" w:line="240" w:lineRule="auto"/>
                              <w:textDirection w:val="btLr"/>
                            </w:pPr>
                          </w:p>
                        </w:txbxContent>
                      </v:textbox>
                    </v:rect>
                    <v:rect id="Rectangle 1139877490" o:spid="_x0000_s1031"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" fillcolor="#e97132 [3205]" stroked="f">
                      <v:textbox inset="2.53958mm,2.53958mm,2.53958mm,2.53958mm">
                        <w:txbxContent>
                          <w:p w14:paraId="1C840D88" w14:textId="77777777" w:rsidR="009C01EF" w:rsidRDefault="009C01EF">
                            <w:pPr>
                              <w:spacing w:after="0" w:line="240" w:lineRule="auto"/>
                              <w:textDirection w:val="btLr"/>
                            </w:pPr>
                          </w:p>
                        </w:txbxContent>
                      </v:textbox>
                    </v:rect>
                    <v:rect id="Rectangle 1013726699" o:spid="_x0000_s1032"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" fillcolor="#156082 [3204]" stroked="f">
                      <v:textbox inset="2.53958mm,2.53958mm,2.53958mm,2.53958mm">
                        <w:txbxContent>
                          <w:p w14:paraId="74DC587A" w14:textId="77777777" w:rsidR="009C01EF" w:rsidRDefault="009C01EF">
                            <w:pPr>
                              <w:spacing w:after="0" w:line="240" w:lineRule="auto"/>
                              <w:textDirection w:val="btLr"/>
                            </w:pPr>
                          </w:p>
                        </w:txbxContent>
                      </v:textbox>
                    </v:rect>
                  </v:group>
                </v:group>
                <w10:wrap anchorx="page" anchory="margin"/>
              </v:group>
            </w:pict>
          </mc:Fallback>
        </mc:AlternateContent>
      </w:r>
      <w:r>
        <w:rPr>
          <w:noProof/>
        </w:rPr>
        <w:drawing>
          <wp:anchor distT="0" distB="0" distL="114300" distR="114300" simplePos="0" relativeHeight="251659264" behindDoc="0" locked="0" layoutInCell="1" hidden="0" allowOverlap="1" wp14:anchorId="463FF885" wp14:editId="1F2DE388">
            <wp:simplePos x="0" y="0"/>
            <wp:positionH relativeFrom="margin">
              <wp:posOffset>4174490</wp:posOffset>
            </wp:positionH>
            <wp:positionV relativeFrom="margin">
              <wp:posOffset>-276223</wp:posOffset>
            </wp:positionV>
            <wp:extent cx="2206625" cy="762000"/>
            <wp:effectExtent l="0" t="0" r="0" b="0"/>
            <wp:wrapSquare wrapText="bothSides" distT="0" distB="0" distL="114300" distR="114300"/>
            <wp:docPr id="1728545887"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9"/>
                    <a:srcRect/>
                    <a:stretch>
                      <a:fillRect/>
                    </a:stretch>
                  </pic:blipFill>
                  <pic:spPr>
                    <a:xfrm>
                      <a:off x="0" y="0"/>
                      <a:ext cx="2206625" cy="762000"/>
                    </a:xfrm>
                    <a:prstGeom prst="rect">
                      <a:avLst/>
                    </a:prstGeom>
                    <a:ln/>
                  </pic:spPr>
                </pic:pic>
              </a:graphicData>
            </a:graphic>
          </wp:anchor>
        </w:drawing>
      </w:r>
    </w:p>
    <w:p w14:paraId="5D0E955C" w14:textId="77777777" w:rsidR="009C01EF" w:rsidRDefault="00000000">
      <w:pPr>
        <w:rPr>
          <w:b/>
          <w:bCs/>
          <w:color w:val="156082"/>
          <w:sz w:val="36"/>
          <w:szCs w:val="36"/>
        </w:rPr>
      </w:pPr>
      <w:r>
        <w:rPr>
          <w:b/>
          <w:bCs/>
          <w:color w:val="156082"/>
          <w:sz w:val="36"/>
          <w:szCs w:val="36"/>
        </w:rPr>
        <w:t>Assessment Cover Page</w:t>
      </w:r>
    </w:p>
    <w:tbl>
      <w:tblPr>
        <w:tblStyle w:val="a0"/>
        <w:tblW w:w="9015" w:type="dxa"/>
        <w:tblBorders>
          <w:insideH w:val="nil"/>
          <w:insideV w:val="nil"/>
        </w:tblBorders>
        <w:tblLayout w:type="fixed"/>
        <w:tblLook w:val="0400" w:firstRow="0" w:lastRow="0" w:firstColumn="0" w:lastColumn="0" w:noHBand="0" w:noVBand="1"/>
      </w:tblPr>
      <w:tblGrid>
        <w:gridCol w:w="3256"/>
        <w:gridCol w:w="5759"/>
        <w:tblGridChange w:id="1">
          <w:tblGrid>
            <w:gridCol w:w="3256"/>
            <w:gridCol w:w="5759"/>
          </w:tblGrid>
        </w:tblGridChange>
      </w:tblGrid>
      <w:tr w:rsidR="009C01EF" w14:paraId="3732C9CA" w14:textId="77777777">
        <w:tc>
          <w:tcPr>
            <w:tcW w:w="3256" w:type="dxa"/>
            <w:tcBorders>
              <w:top w:val="nil"/>
              <w:left w:val="nil"/>
              <w:bottom w:val="nil"/>
              <w:right w:val="nil"/>
            </w:tcBorders>
          </w:tcPr>
          <w:p w14:paraId="1384DAAB" w14:textId="77777777" w:rsidR="009C01EF" w:rsidRDefault="00000000">
            <w:pPr>
              <w:spacing w:line="480" w:lineRule="auto"/>
              <w:rPr>
                <w:i/>
                <w:iCs/>
                <w:color w:val="A64D79"/>
                <w:sz w:val="32"/>
                <w:szCs w:val="32"/>
              </w:rPr>
            </w:pPr>
            <w:r>
              <w:rPr>
                <w:i/>
                <w:iCs/>
                <w:color w:val="156082"/>
                <w:sz w:val="32"/>
                <w:szCs w:val="32"/>
              </w:rPr>
              <w:t xml:space="preserve">Student Full Name </w:t>
            </w:r>
            <w:r>
              <w:rPr>
                <w:i/>
                <w:iCs/>
                <w:color w:val="A64D79"/>
                <w:sz w:val="32"/>
                <w:szCs w:val="32"/>
              </w:rPr>
              <w:t>Valeria Cantu Angel</w:t>
            </w:r>
          </w:p>
        </w:tc>
        <w:tc>
          <w:tcPr>
            <w:tcW w:w="5759" w:type="dxa"/>
            <w:tcBorders>
              <w:top w:val="nil"/>
              <w:left w:val="nil"/>
              <w:bottom w:val="nil"/>
              <w:right w:val="nil"/>
            </w:tcBorders>
          </w:tcPr>
          <w:p w14:paraId="6AC58957" w14:textId="77777777" w:rsidR="009C01EF" w:rsidRDefault="009C01EF">
            <w:pPr>
              <w:spacing w:line="480" w:lineRule="auto"/>
              <w:rPr>
                <w:color w:val="000000"/>
                <w:sz w:val="32"/>
                <w:szCs w:val="32"/>
              </w:rPr>
            </w:pPr>
          </w:p>
        </w:tc>
      </w:tr>
      <w:tr w:rsidR="009C01EF" w14:paraId="0F4C10F9" w14:textId="77777777">
        <w:tc>
          <w:tcPr>
            <w:tcW w:w="3256" w:type="dxa"/>
            <w:tcBorders>
              <w:top w:val="nil"/>
              <w:left w:val="nil"/>
              <w:bottom w:val="nil"/>
              <w:right w:val="nil"/>
            </w:tcBorders>
          </w:tcPr>
          <w:p w14:paraId="32741589" w14:textId="77777777" w:rsidR="009C01EF" w:rsidRDefault="00000000">
            <w:pPr>
              <w:spacing w:line="480" w:lineRule="auto"/>
              <w:rPr>
                <w:i/>
                <w:iCs/>
                <w:color w:val="156082"/>
                <w:sz w:val="32"/>
                <w:szCs w:val="32"/>
              </w:rPr>
            </w:pPr>
            <w:r>
              <w:rPr>
                <w:i/>
                <w:iCs/>
                <w:color w:val="156082"/>
                <w:sz w:val="32"/>
                <w:szCs w:val="32"/>
              </w:rPr>
              <w:t>Student Number</w:t>
            </w:r>
          </w:p>
          <w:p w14:paraId="2A6B09BA" w14:textId="77777777" w:rsidR="009C01EF" w:rsidRDefault="00000000">
            <w:pPr>
              <w:spacing w:line="480" w:lineRule="auto"/>
              <w:rPr>
                <w:i/>
                <w:iCs/>
                <w:color w:val="A64D79"/>
                <w:sz w:val="32"/>
                <w:szCs w:val="32"/>
              </w:rPr>
            </w:pPr>
            <w:r>
              <w:rPr>
                <w:i/>
                <w:iCs/>
                <w:color w:val="A64D79"/>
                <w:sz w:val="32"/>
                <w:szCs w:val="32"/>
              </w:rPr>
              <w:t>2026679</w:t>
            </w:r>
          </w:p>
        </w:tc>
        <w:tc>
          <w:tcPr>
            <w:tcW w:w="5759" w:type="dxa"/>
            <w:tcBorders>
              <w:top w:val="nil"/>
              <w:left w:val="nil"/>
              <w:bottom w:val="nil"/>
              <w:right w:val="nil"/>
            </w:tcBorders>
          </w:tcPr>
          <w:p w14:paraId="6761000E" w14:textId="77777777" w:rsidR="009C01EF" w:rsidRDefault="009C01EF">
            <w:pPr>
              <w:spacing w:line="480" w:lineRule="auto"/>
              <w:rPr>
                <w:color w:val="000000"/>
                <w:sz w:val="32"/>
                <w:szCs w:val="32"/>
              </w:rPr>
            </w:pPr>
          </w:p>
        </w:tc>
      </w:tr>
      <w:tr w:rsidR="009C01EF" w14:paraId="1A245828" w14:textId="77777777">
        <w:tc>
          <w:tcPr>
            <w:tcW w:w="3256" w:type="dxa"/>
            <w:tcBorders>
              <w:top w:val="nil"/>
              <w:left w:val="nil"/>
              <w:bottom w:val="nil"/>
              <w:right w:val="nil"/>
            </w:tcBorders>
          </w:tcPr>
          <w:p w14:paraId="7433EBE8" w14:textId="77777777" w:rsidR="009C01EF" w:rsidRDefault="00000000">
            <w:pPr>
              <w:spacing w:line="480" w:lineRule="auto"/>
              <w:rPr>
                <w:i/>
                <w:iCs/>
                <w:color w:val="156082"/>
                <w:sz w:val="32"/>
                <w:szCs w:val="32"/>
              </w:rPr>
            </w:pPr>
            <w:r>
              <w:rPr>
                <w:i/>
                <w:iCs/>
                <w:color w:val="156082"/>
                <w:sz w:val="32"/>
                <w:szCs w:val="32"/>
              </w:rPr>
              <w:t>Module Title</w:t>
            </w:r>
          </w:p>
          <w:p w14:paraId="06EE201E" w14:textId="77777777" w:rsidR="009C01EF" w:rsidRDefault="00000000">
            <w:pPr>
              <w:spacing w:line="480" w:lineRule="auto"/>
              <w:rPr>
                <w:i/>
                <w:iCs/>
                <w:color w:val="A64D79"/>
                <w:sz w:val="32"/>
                <w:szCs w:val="32"/>
              </w:rPr>
            </w:pPr>
            <w:r>
              <w:rPr>
                <w:i/>
                <w:iCs/>
                <w:color w:val="A64D79"/>
                <w:sz w:val="32"/>
                <w:szCs w:val="32"/>
              </w:rPr>
              <w:t>Strategic Thinking</w:t>
            </w:r>
          </w:p>
        </w:tc>
        <w:tc>
          <w:tcPr>
            <w:tcW w:w="5759" w:type="dxa"/>
            <w:tcBorders>
              <w:top w:val="nil"/>
              <w:left w:val="nil"/>
              <w:bottom w:val="nil"/>
              <w:right w:val="nil"/>
            </w:tcBorders>
          </w:tcPr>
          <w:p w14:paraId="7852C389" w14:textId="77777777" w:rsidR="009C01EF" w:rsidRDefault="009C01EF">
            <w:pPr>
              <w:spacing w:line="480" w:lineRule="auto"/>
              <w:rPr>
                <w:color w:val="000000"/>
                <w:sz w:val="32"/>
                <w:szCs w:val="32"/>
              </w:rPr>
            </w:pPr>
          </w:p>
        </w:tc>
      </w:tr>
      <w:tr w:rsidR="009C01EF" w14:paraId="72AF7867" w14:textId="77777777">
        <w:tc>
          <w:tcPr>
            <w:tcW w:w="3256" w:type="dxa"/>
            <w:tcBorders>
              <w:top w:val="nil"/>
              <w:left w:val="nil"/>
              <w:bottom w:val="nil"/>
              <w:right w:val="nil"/>
            </w:tcBorders>
          </w:tcPr>
          <w:p w14:paraId="7F56B3E5" w14:textId="77777777" w:rsidR="009C01EF" w:rsidRDefault="00000000">
            <w:pPr>
              <w:spacing w:line="480" w:lineRule="auto"/>
              <w:rPr>
                <w:i/>
                <w:iCs/>
                <w:color w:val="156082"/>
                <w:sz w:val="32"/>
                <w:szCs w:val="32"/>
              </w:rPr>
            </w:pPr>
            <w:r>
              <w:rPr>
                <w:i/>
                <w:iCs/>
                <w:color w:val="156082"/>
                <w:sz w:val="32"/>
                <w:szCs w:val="32"/>
              </w:rPr>
              <w:t>Assessment Title</w:t>
            </w:r>
          </w:p>
          <w:p w14:paraId="3C404F54" w14:textId="77777777" w:rsidR="009C01EF" w:rsidRDefault="00000000">
            <w:pPr>
              <w:spacing w:line="480" w:lineRule="auto"/>
              <w:rPr>
                <w:i/>
                <w:iCs/>
                <w:color w:val="A64D79"/>
                <w:sz w:val="32"/>
                <w:szCs w:val="32"/>
              </w:rPr>
            </w:pPr>
            <w:r>
              <w:rPr>
                <w:i/>
                <w:iCs/>
                <w:color w:val="A64D79"/>
                <w:sz w:val="32"/>
                <w:szCs w:val="32"/>
              </w:rPr>
              <w:t>CA-1 Strategic Thinking</w:t>
            </w:r>
          </w:p>
        </w:tc>
        <w:tc>
          <w:tcPr>
            <w:tcW w:w="5759" w:type="dxa"/>
            <w:tcBorders>
              <w:top w:val="nil"/>
              <w:left w:val="nil"/>
              <w:bottom w:val="nil"/>
              <w:right w:val="nil"/>
            </w:tcBorders>
          </w:tcPr>
          <w:p w14:paraId="0A301C04" w14:textId="77777777" w:rsidR="009C01EF" w:rsidRDefault="009C01EF">
            <w:pPr>
              <w:spacing w:line="480" w:lineRule="auto"/>
              <w:rPr>
                <w:color w:val="000000"/>
                <w:sz w:val="32"/>
                <w:szCs w:val="32"/>
              </w:rPr>
            </w:pPr>
          </w:p>
        </w:tc>
      </w:tr>
      <w:tr w:rsidR="009C01EF" w14:paraId="7FDE514E" w14:textId="77777777">
        <w:tc>
          <w:tcPr>
            <w:tcW w:w="3256" w:type="dxa"/>
            <w:tcBorders>
              <w:top w:val="nil"/>
              <w:left w:val="nil"/>
              <w:bottom w:val="nil"/>
              <w:right w:val="nil"/>
            </w:tcBorders>
          </w:tcPr>
          <w:p w14:paraId="50AAF50A" w14:textId="77777777" w:rsidR="009C01EF" w:rsidRDefault="00000000">
            <w:pPr>
              <w:spacing w:line="480" w:lineRule="auto"/>
              <w:rPr>
                <w:i/>
                <w:iCs/>
                <w:color w:val="156082"/>
                <w:sz w:val="32"/>
                <w:szCs w:val="32"/>
              </w:rPr>
            </w:pPr>
            <w:r>
              <w:rPr>
                <w:i/>
                <w:iCs/>
                <w:color w:val="156082"/>
                <w:sz w:val="32"/>
                <w:szCs w:val="32"/>
              </w:rPr>
              <w:t xml:space="preserve">Lecturer/Supervisor </w:t>
            </w:r>
          </w:p>
          <w:p w14:paraId="49875095" w14:textId="77777777" w:rsidR="009C01EF" w:rsidRPr="006F6B64" w:rsidRDefault="00000000">
            <w:pPr>
              <w:spacing w:line="480" w:lineRule="auto"/>
              <w:rPr>
                <w:i/>
                <w:iCs/>
                <w:color w:val="A64D79"/>
                <w:sz w:val="32"/>
                <w:szCs w:val="32"/>
              </w:rPr>
            </w:pPr>
            <w:proofErr w:type="spellStart"/>
            <w:r w:rsidRPr="006F6B64">
              <w:rPr>
                <w:i/>
                <w:iCs/>
                <w:color w:val="A64D79"/>
                <w:sz w:val="32"/>
                <w:szCs w:val="32"/>
              </w:rPr>
              <w:t>Taufique</w:t>
            </w:r>
            <w:proofErr w:type="spellEnd"/>
            <w:r w:rsidRPr="006F6B64">
              <w:rPr>
                <w:i/>
                <w:iCs/>
                <w:color w:val="A64D79"/>
                <w:sz w:val="32"/>
                <w:szCs w:val="32"/>
              </w:rPr>
              <w:t xml:space="preserve"> Ahmed</w:t>
            </w:r>
          </w:p>
        </w:tc>
        <w:tc>
          <w:tcPr>
            <w:tcW w:w="5759" w:type="dxa"/>
            <w:tcBorders>
              <w:top w:val="nil"/>
              <w:left w:val="nil"/>
              <w:bottom w:val="nil"/>
              <w:right w:val="nil"/>
            </w:tcBorders>
          </w:tcPr>
          <w:p w14:paraId="672B36B3" w14:textId="77777777" w:rsidR="009C01EF" w:rsidRDefault="009C01EF">
            <w:pPr>
              <w:spacing w:line="480" w:lineRule="auto"/>
              <w:rPr>
                <w:color w:val="000000"/>
                <w:sz w:val="32"/>
                <w:szCs w:val="32"/>
              </w:rPr>
            </w:pPr>
          </w:p>
        </w:tc>
      </w:tr>
      <w:tr w:rsidR="009C01EF" w14:paraId="49B719AC" w14:textId="77777777">
        <w:tc>
          <w:tcPr>
            <w:tcW w:w="3256" w:type="dxa"/>
            <w:tcBorders>
              <w:top w:val="nil"/>
              <w:left w:val="nil"/>
              <w:bottom w:val="nil"/>
              <w:right w:val="nil"/>
            </w:tcBorders>
          </w:tcPr>
          <w:p w14:paraId="68D26530" w14:textId="77777777" w:rsidR="009C01EF" w:rsidRDefault="00000000">
            <w:pPr>
              <w:spacing w:line="480" w:lineRule="auto"/>
              <w:rPr>
                <w:i/>
                <w:iCs/>
                <w:color w:val="156082"/>
                <w:sz w:val="32"/>
                <w:szCs w:val="32"/>
              </w:rPr>
            </w:pPr>
            <w:r>
              <w:rPr>
                <w:i/>
                <w:iCs/>
                <w:color w:val="156082"/>
                <w:sz w:val="32"/>
                <w:szCs w:val="32"/>
              </w:rPr>
              <w:t>Assessment Due Date</w:t>
            </w:r>
          </w:p>
          <w:p w14:paraId="0EE22D34" w14:textId="2B71026A" w:rsidR="00E1050F" w:rsidRPr="00E1050F" w:rsidRDefault="006F6B64">
            <w:pPr>
              <w:spacing w:line="480" w:lineRule="auto"/>
              <w:rPr>
                <w:i/>
                <w:iCs/>
                <w:color w:val="A64D79"/>
                <w:sz w:val="32"/>
                <w:szCs w:val="32"/>
                <w:rPrChange w:id="2" w:author="Valeria Cantu" w:date="2026-10-24T01:00:00Z" w16du:dateUtc="2026-10-24T00:00:00Z">
                  <w:rPr>
                    <w:i/>
                    <w:iCs/>
                    <w:color w:val="156082"/>
                    <w:sz w:val="32"/>
                    <w:szCs w:val="32"/>
                  </w:rPr>
                </w:rPrChange>
              </w:rPr>
            </w:pPr>
            <w:r w:rsidRPr="006F6B64">
              <w:rPr>
                <w:i/>
                <w:iCs/>
                <w:color w:val="A64D79"/>
                <w:sz w:val="32"/>
                <w:szCs w:val="32"/>
              </w:rPr>
              <w:t>25/10/2026</w:t>
            </w:r>
          </w:p>
        </w:tc>
        <w:tc>
          <w:tcPr>
            <w:tcW w:w="5759" w:type="dxa"/>
            <w:tcBorders>
              <w:top w:val="nil"/>
              <w:left w:val="nil"/>
              <w:bottom w:val="nil"/>
              <w:right w:val="nil"/>
            </w:tcBorders>
          </w:tcPr>
          <w:p w14:paraId="15ECCDC7" w14:textId="77777777" w:rsidR="009C01EF" w:rsidRDefault="009C01EF">
            <w:pPr>
              <w:spacing w:line="480" w:lineRule="auto"/>
              <w:rPr>
                <w:sz w:val="32"/>
                <w:szCs w:val="32"/>
              </w:rPr>
            </w:pPr>
          </w:p>
          <w:p w14:paraId="389F1360" w14:textId="77777777" w:rsidR="009C01EF" w:rsidRDefault="009C01EF">
            <w:pPr>
              <w:spacing w:line="480" w:lineRule="auto"/>
              <w:rPr>
                <w:sz w:val="32"/>
                <w:szCs w:val="32"/>
              </w:rPr>
            </w:pPr>
          </w:p>
        </w:tc>
      </w:tr>
      <w:tr w:rsidR="009C01EF" w14:paraId="71FD63F5" w14:textId="77777777" w:rsidTr="006F6B64">
        <w:trPr>
          <w:trHeight w:val="851"/>
        </w:trPr>
        <w:tc>
          <w:tcPr>
            <w:tcW w:w="3256" w:type="dxa"/>
            <w:tcBorders>
              <w:top w:val="nil"/>
              <w:left w:val="nil"/>
              <w:bottom w:val="nil"/>
              <w:right w:val="nil"/>
            </w:tcBorders>
          </w:tcPr>
          <w:p w14:paraId="260707AC" w14:textId="6D7FAE60" w:rsidR="006F6B64" w:rsidDel="00B11AC4" w:rsidRDefault="00000000">
            <w:pPr>
              <w:spacing w:line="480" w:lineRule="auto"/>
              <w:rPr>
                <w:del w:id="3" w:author="Valeria Cantu" w:date="2026-10-23T19:53:00Z" w16du:dateUtc="2026-10-23T18:53:00Z"/>
                <w:i/>
                <w:iCs/>
                <w:color w:val="156082"/>
                <w:sz w:val="32"/>
                <w:szCs w:val="32"/>
              </w:rPr>
            </w:pPr>
            <w:r>
              <w:rPr>
                <w:i/>
                <w:iCs/>
                <w:color w:val="156082"/>
                <w:sz w:val="32"/>
                <w:szCs w:val="32"/>
              </w:rPr>
              <w:lastRenderedPageBreak/>
              <w:t>Date</w:t>
            </w:r>
            <w:ins w:id="4" w:author="Valeria Cantu" w:date="2026-10-24T01:00:00Z" w16du:dateUtc="2026-10-24T00:00:00Z">
              <w:r w:rsidR="00E1050F">
                <w:rPr>
                  <w:i/>
                  <w:iCs/>
                  <w:color w:val="156082"/>
                  <w:sz w:val="32"/>
                  <w:szCs w:val="32"/>
                </w:rPr>
                <w:t xml:space="preserve"> of </w:t>
              </w:r>
            </w:ins>
            <w:del w:id="5" w:author="Valeria Cantu" w:date="2026-10-24T01:00:00Z" w16du:dateUtc="2026-10-24T00:00:00Z">
              <w:r w:rsidDel="00E1050F">
                <w:rPr>
                  <w:i/>
                  <w:iCs/>
                  <w:color w:val="156082"/>
                  <w:sz w:val="32"/>
                  <w:szCs w:val="32"/>
                </w:rPr>
                <w:delText xml:space="preserve"> of </w:delText>
              </w:r>
            </w:del>
            <w:r>
              <w:rPr>
                <w:i/>
                <w:iCs/>
                <w:color w:val="156082"/>
                <w:sz w:val="32"/>
                <w:szCs w:val="32"/>
              </w:rPr>
              <w:t>Submission</w:t>
            </w:r>
            <w:r w:rsidR="006F6B64">
              <w:rPr>
                <w:i/>
                <w:iCs/>
                <w:color w:val="156082"/>
                <w:sz w:val="32"/>
                <w:szCs w:val="32"/>
              </w:rPr>
              <w:t xml:space="preserve"> </w:t>
            </w:r>
            <w:del w:id="6" w:author="Valeria Cantu" w:date="2026-10-24T00:50:00Z" w16du:dateUtc="2026-10-23T23:50:00Z">
              <w:r w:rsidR="006F6B64" w:rsidDel="00CC2AFD">
                <w:rPr>
                  <w:i/>
                  <w:iCs/>
                  <w:color w:val="156082"/>
                  <w:sz w:val="32"/>
                  <w:szCs w:val="32"/>
                </w:rPr>
                <w:delText xml:space="preserve">  </w:delText>
              </w:r>
            </w:del>
            <w:r w:rsidR="006F6B64" w:rsidRPr="006F6B64">
              <w:rPr>
                <w:i/>
                <w:iCs/>
                <w:color w:val="A64D79"/>
                <w:sz w:val="32"/>
                <w:szCs w:val="32"/>
              </w:rPr>
              <w:t>25/10/26</w:t>
            </w:r>
          </w:p>
          <w:p w14:paraId="6BAB4535" w14:textId="77777777" w:rsidR="009C01EF" w:rsidDel="00B11AC4" w:rsidRDefault="009C01EF">
            <w:pPr>
              <w:spacing w:line="480" w:lineRule="auto"/>
              <w:rPr>
                <w:del w:id="7" w:author="Valeria Cantu" w:date="2026-10-23T19:53:00Z" w16du:dateUtc="2026-10-23T18:53:00Z"/>
                <w:i/>
                <w:iCs/>
                <w:color w:val="156082"/>
                <w:sz w:val="32"/>
                <w:szCs w:val="32"/>
              </w:rPr>
            </w:pPr>
          </w:p>
          <w:p w14:paraId="248AEB01" w14:textId="77777777" w:rsidR="009C01EF" w:rsidRDefault="009C01EF">
            <w:pPr>
              <w:spacing w:line="480" w:lineRule="auto"/>
              <w:rPr>
                <w:i/>
                <w:iCs/>
                <w:color w:val="156082"/>
                <w:sz w:val="32"/>
                <w:szCs w:val="32"/>
              </w:rPr>
            </w:pPr>
          </w:p>
        </w:tc>
        <w:tc>
          <w:tcPr>
            <w:tcW w:w="5759" w:type="dxa"/>
            <w:tcBorders>
              <w:top w:val="nil"/>
              <w:left w:val="nil"/>
              <w:bottom w:val="nil"/>
              <w:right w:val="nil"/>
            </w:tcBorders>
          </w:tcPr>
          <w:p w14:paraId="00665CA9" w14:textId="77777777" w:rsidR="009C01EF" w:rsidRDefault="009C01EF">
            <w:pPr>
              <w:spacing w:line="480" w:lineRule="auto"/>
              <w:rPr>
                <w:color w:val="000000"/>
                <w:sz w:val="32"/>
                <w:szCs w:val="32"/>
              </w:rPr>
            </w:pPr>
          </w:p>
        </w:tc>
      </w:tr>
      <w:tr w:rsidR="009C01EF" w14:paraId="257E60E8" w14:textId="77777777">
        <w:tc>
          <w:tcPr>
            <w:tcW w:w="3256" w:type="dxa"/>
            <w:tcBorders>
              <w:top w:val="nil"/>
              <w:left w:val="nil"/>
              <w:bottom w:val="nil"/>
              <w:right w:val="nil"/>
            </w:tcBorders>
          </w:tcPr>
          <w:p w14:paraId="20F0A06C" w14:textId="77777777" w:rsidR="009C01EF" w:rsidRDefault="009C01EF">
            <w:pPr>
              <w:spacing w:line="480" w:lineRule="auto"/>
              <w:rPr>
                <w:i/>
                <w:iCs/>
                <w:color w:val="156082"/>
                <w:sz w:val="32"/>
                <w:szCs w:val="32"/>
              </w:rPr>
            </w:pPr>
          </w:p>
        </w:tc>
        <w:tc>
          <w:tcPr>
            <w:tcW w:w="5759" w:type="dxa"/>
            <w:tcBorders>
              <w:top w:val="nil"/>
              <w:left w:val="nil"/>
              <w:bottom w:val="nil"/>
              <w:right w:val="nil"/>
            </w:tcBorders>
          </w:tcPr>
          <w:p w14:paraId="4A471F08" w14:textId="77777777" w:rsidR="009C01EF" w:rsidRDefault="009C01EF">
            <w:pPr>
              <w:spacing w:line="480" w:lineRule="auto"/>
              <w:rPr>
                <w:color w:val="000000"/>
                <w:sz w:val="32"/>
                <w:szCs w:val="32"/>
              </w:rPr>
            </w:pPr>
          </w:p>
        </w:tc>
      </w:tr>
      <w:tr w:rsidR="009C01EF" w14:paraId="61A2C0C3" w14:textId="77777777" w:rsidTr="00B11AC4">
        <w:tblPrEx>
          <w:tblW w:w="9015" w:type="dxa"/>
          <w:tblBorders>
            <w:insideH w:val="nil"/>
            <w:insideV w:val="nil"/>
          </w:tblBorders>
          <w:tblLayout w:type="fixed"/>
          <w:tblLook w:val="0400" w:firstRow="0" w:lastRow="0" w:firstColumn="0" w:lastColumn="0" w:noHBand="0" w:noVBand="1"/>
          <w:tblPrExChange w:id="8" w:author="Valeria Cantu" w:date="2026-10-23T19:53:00Z" w16du:dateUtc="2026-10-23T18:53:00Z">
            <w:tblPrEx>
              <w:tblW w:w="9015" w:type="dxa"/>
              <w:tblBorders>
                <w:insideH w:val="nil"/>
                <w:insideV w:val="nil"/>
              </w:tblBorders>
              <w:tblLayout w:type="fixed"/>
              <w:tblLook w:val="0400" w:firstRow="0" w:lastRow="0" w:firstColumn="0" w:lastColumn="0" w:noHBand="0" w:noVBand="1"/>
            </w:tblPrEx>
          </w:tblPrExChange>
        </w:tblPrEx>
        <w:trPr>
          <w:trHeight w:val="100"/>
        </w:trPr>
        <w:tc>
          <w:tcPr>
            <w:tcW w:w="3256" w:type="dxa"/>
            <w:tcBorders>
              <w:top w:val="nil"/>
              <w:left w:val="nil"/>
              <w:bottom w:val="nil"/>
              <w:right w:val="nil"/>
            </w:tcBorders>
            <w:tcPrChange w:id="9" w:author="Valeria Cantu" w:date="2026-10-23T19:53:00Z" w16du:dateUtc="2026-10-23T18:53:00Z">
              <w:tcPr>
                <w:tcW w:w="3256" w:type="dxa"/>
                <w:tcBorders>
                  <w:top w:val="nil"/>
                  <w:left w:val="nil"/>
                  <w:bottom w:val="nil"/>
                  <w:right w:val="nil"/>
                </w:tcBorders>
              </w:tcPr>
            </w:tcPrChange>
          </w:tcPr>
          <w:p w14:paraId="7C586671" w14:textId="77777777" w:rsidR="009C01EF" w:rsidRDefault="009C01EF">
            <w:pPr>
              <w:spacing w:line="480" w:lineRule="auto"/>
              <w:rPr>
                <w:i/>
                <w:iCs/>
                <w:color w:val="156082"/>
                <w:sz w:val="32"/>
                <w:szCs w:val="32"/>
              </w:rPr>
            </w:pPr>
          </w:p>
        </w:tc>
        <w:tc>
          <w:tcPr>
            <w:tcW w:w="5759" w:type="dxa"/>
            <w:tcBorders>
              <w:top w:val="nil"/>
              <w:left w:val="nil"/>
              <w:bottom w:val="nil"/>
              <w:right w:val="nil"/>
            </w:tcBorders>
            <w:tcPrChange w:id="10" w:author="Valeria Cantu" w:date="2026-10-23T19:53:00Z" w16du:dateUtc="2026-10-23T18:53:00Z">
              <w:tcPr>
                <w:tcW w:w="5759" w:type="dxa"/>
                <w:tcBorders>
                  <w:top w:val="nil"/>
                  <w:left w:val="nil"/>
                  <w:bottom w:val="nil"/>
                  <w:right w:val="nil"/>
                </w:tcBorders>
              </w:tcPr>
            </w:tcPrChange>
          </w:tcPr>
          <w:p w14:paraId="665EE5CC" w14:textId="77777777" w:rsidR="009C01EF" w:rsidRDefault="009C01EF">
            <w:pPr>
              <w:spacing w:line="480" w:lineRule="auto"/>
              <w:rPr>
                <w:color w:val="000000"/>
                <w:sz w:val="32"/>
                <w:szCs w:val="32"/>
              </w:rPr>
            </w:pPr>
          </w:p>
        </w:tc>
      </w:tr>
    </w:tbl>
    <w:p w14:paraId="3BC9EA22" w14:textId="77777777" w:rsidR="009C01EF" w:rsidRDefault="00000000">
      <w:pPr>
        <w:rPr>
          <w:b/>
          <w:bCs/>
          <w:color w:val="156082"/>
          <w:sz w:val="32"/>
          <w:szCs w:val="32"/>
        </w:rPr>
      </w:pPr>
      <w:r>
        <w:rPr>
          <w:b/>
          <w:bCs/>
          <w:color w:val="156082"/>
          <w:sz w:val="32"/>
          <w:szCs w:val="32"/>
        </w:rPr>
        <w:t>Use of AI Tools</w:t>
      </w:r>
    </w:p>
    <w:p w14:paraId="4C27E667" w14:textId="3E0AE048" w:rsidR="009C01EF" w:rsidDel="00E1050F" w:rsidRDefault="00000000">
      <w:pPr>
        <w:rPr>
          <w:del w:id="11" w:author="Valeria Cantu" w:date="2026-10-24T00:59:00Z" w16du:dateUtc="2026-10-23T23:59:00Z"/>
          <w:rFonts w:ascii="Quattrocento Sans" w:eastAsia="Quattrocento Sans" w:hAnsi="Quattrocento Sans" w:cs="Quattrocento Sans"/>
          <w:b/>
          <w:bCs/>
          <w:color w:val="FF0000"/>
          <w:highlight w:val="white"/>
        </w:rPr>
      </w:pPr>
      <w:del w:id="12" w:author="Valeria Cantu" w:date="2026-10-24T00:59:00Z" w16du:dateUtc="2026-10-23T23:59:00Z">
        <w:r w:rsidDel="00E1050F">
          <w:rPr>
            <w:rFonts w:ascii="Quattrocento Sans" w:eastAsia="Quattrocento Sans" w:hAnsi="Quattrocento Sans" w:cs="Quattrocento Sans"/>
            <w:b/>
            <w:bCs/>
            <w:color w:val="FF0000"/>
            <w:highlight w:val="white"/>
          </w:rPr>
          <w:delText>Choose the statement that fits your work and delete the other.</w:delText>
        </w:r>
      </w:del>
    </w:p>
    <w:p w14:paraId="31BEE545" w14:textId="69EAA0D5" w:rsidR="009C01EF" w:rsidRDefault="00000000">
      <w:pPr>
        <w:rPr>
          <w:b/>
          <w:bCs/>
          <w:szCs w:val="28"/>
        </w:rPr>
      </w:pPr>
      <w:r>
        <w:rPr>
          <w:szCs w:val="28"/>
        </w:rPr>
        <w:t xml:space="preserve">I acknowledge the use of </w:t>
      </w:r>
      <w:ins w:id="13" w:author="Valeria Cantu" w:date="2026-10-24T00:57:00Z" w16du:dateUtc="2026-10-23T23:57:00Z">
        <w:r w:rsidR="00E1050F">
          <w:rPr>
            <w:b/>
            <w:bCs/>
            <w:szCs w:val="28"/>
          </w:rPr>
          <w:t>ChatGPT (Open AI)</w:t>
        </w:r>
      </w:ins>
      <w:del w:id="14" w:author="Valeria Cantu" w:date="2026-10-24T00:57:00Z" w16du:dateUtc="2026-10-23T23:57:00Z">
        <w:r w:rsidDel="00E1050F">
          <w:rPr>
            <w:b/>
            <w:bCs/>
            <w:szCs w:val="28"/>
          </w:rPr>
          <w:delText>[ent</w:delText>
        </w:r>
      </w:del>
      <w:del w:id="15" w:author="Valeria Cantu" w:date="2026-10-24T00:56:00Z" w16du:dateUtc="2026-10-23T23:56:00Z">
        <w:r w:rsidDel="00E1050F">
          <w:rPr>
            <w:b/>
            <w:bCs/>
            <w:szCs w:val="28"/>
          </w:rPr>
          <w:delText>er name of the AI tool you used</w:delText>
        </w:r>
      </w:del>
      <w:del w:id="16" w:author="Valeria Cantu" w:date="2026-10-24T00:57:00Z" w16du:dateUtc="2026-10-23T23:57:00Z">
        <w:r w:rsidDel="00E1050F">
          <w:rPr>
            <w:b/>
            <w:bCs/>
            <w:szCs w:val="28"/>
          </w:rPr>
          <w:delText>]</w:delText>
        </w:r>
      </w:del>
      <w:r>
        <w:rPr>
          <w:szCs w:val="28"/>
        </w:rPr>
        <w:t xml:space="preserve"> for the purpose of </w:t>
      </w:r>
      <w:r>
        <w:rPr>
          <w:b/>
          <w:bCs/>
          <w:szCs w:val="28"/>
        </w:rPr>
        <w:t>[</w:t>
      </w:r>
      <w:ins w:id="17" w:author="Valeria Cantu" w:date="2026-10-24T00:57:00Z" w16du:dateUtc="2026-10-23T23:57:00Z">
        <w:r w:rsidR="00E1050F">
          <w:rPr>
            <w:b/>
            <w:bCs/>
            <w:szCs w:val="28"/>
          </w:rPr>
          <w:t>brainstorming ideas, organising the structure of th</w:t>
        </w:r>
      </w:ins>
      <w:ins w:id="18" w:author="Valeria Cantu" w:date="2026-10-24T00:58:00Z" w16du:dateUtc="2026-10-23T23:58:00Z">
        <w:r w:rsidR="00E1050F">
          <w:rPr>
            <w:b/>
            <w:bCs/>
            <w:szCs w:val="28"/>
          </w:rPr>
          <w:t>e project, improving grammar and clarity, and for understanding the assessment requirements</w:t>
        </w:r>
      </w:ins>
      <w:del w:id="19" w:author="Valeria Cantu" w:date="2026-10-24T00:57:00Z" w16du:dateUtc="2026-10-23T23:57:00Z">
        <w:r w:rsidDel="00E1050F">
          <w:rPr>
            <w:b/>
            <w:bCs/>
            <w:szCs w:val="28"/>
          </w:rPr>
          <w:delText>provide a brief explanation of how you used the tool].</w:delText>
        </w:r>
      </w:del>
      <w:ins w:id="20" w:author="Valeria Cantu" w:date="2026-10-24T00:58:00Z" w16du:dateUtc="2026-10-23T23:58:00Z">
        <w:r w:rsidR="00E1050F">
          <w:rPr>
            <w:b/>
            <w:bCs/>
            <w:szCs w:val="28"/>
          </w:rPr>
          <w:t>.</w:t>
        </w:r>
      </w:ins>
      <w:del w:id="21" w:author="Valeria Cantu" w:date="2026-10-24T00:58:00Z" w16du:dateUtc="2026-10-23T23:58:00Z">
        <w:r w:rsidDel="00E1050F">
          <w:rPr>
            <w:b/>
            <w:bCs/>
            <w:szCs w:val="28"/>
          </w:rPr>
          <w:delText xml:space="preserve"> </w:delText>
        </w:r>
      </w:del>
    </w:p>
    <w:p w14:paraId="036E5878" w14:textId="77777777" w:rsidR="009C01EF" w:rsidRDefault="00000000">
      <w:r>
        <w:rPr>
          <w:szCs w:val="28"/>
        </w:rPr>
        <w:t>I have not used any AI tools or technologies in the preparation of this assessment.</w:t>
      </w:r>
      <w:r>
        <w:rPr>
          <w:noProof/>
        </w:rPr>
        <mc:AlternateContent>
          <mc:Choice Requires="wps">
            <w:drawing>
              <wp:anchor distT="0" distB="0" distL="114300" distR="114300" simplePos="0" relativeHeight="251660288" behindDoc="0" locked="0" layoutInCell="1" hidden="0" allowOverlap="1" wp14:anchorId="3E7E95D9" wp14:editId="19477D93">
                <wp:simplePos x="0" y="0"/>
                <wp:positionH relativeFrom="column">
                  <wp:posOffset>-14286</wp:posOffset>
                </wp:positionH>
                <wp:positionV relativeFrom="paragraph">
                  <wp:posOffset>477838</wp:posOffset>
                </wp:positionV>
                <wp:extent cx="5829300" cy="2905125"/>
                <wp:effectExtent l="0" t="0" r="0" b="0"/>
                <wp:wrapNone/>
                <wp:docPr id="1728545885" name="Rectangle 1728545885"/>
                <wp:cNvGraphicFramePr/>
                <a:graphic xmlns:a="http://schemas.openxmlformats.org/drawingml/2006/main">
                  <a:graphicData uri="http://schemas.microsoft.com/office/word/2010/wordprocessingShape">
                    <wps:wsp>
                      <wps:cNvSpPr/>
                      <wps:spPr>
                        <a:xfrm>
                          <a:off x="2445638" y="2341725"/>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2D024AA4" w14:textId="77777777" w:rsidR="009C01EF" w:rsidRDefault="00000000">
                            <w:pPr>
                              <w:spacing w:line="258" w:lineRule="auto"/>
                              <w:textDirection w:val="btLr"/>
                            </w:pPr>
                            <w:r>
                              <w:rPr>
                                <w:b/>
                                <w:color w:val="156082"/>
                                <w:sz w:val="32"/>
                              </w:rPr>
                              <w:t>Declaration</w:t>
                            </w:r>
                          </w:p>
                          <w:p w14:paraId="4BF63292" w14:textId="77777777" w:rsidR="009C01EF" w:rsidRDefault="00000000">
                            <w:pPr>
                              <w:spacing w:line="258" w:lineRule="auto"/>
                              <w:textDirection w:val="btLr"/>
                            </w:pPr>
                            <w:r>
                              <w:rPr>
                                <w:color w:val="000000"/>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EFEDF55" w14:textId="77777777" w:rsidR="009C01EF" w:rsidRDefault="00000000">
                            <w:pPr>
                              <w:spacing w:line="258" w:lineRule="auto"/>
                              <w:textDirection w:val="btLr"/>
                            </w:pPr>
                            <w:r>
                              <w:rPr>
                                <w:color w:val="000000"/>
                              </w:rPr>
                              <w:t>I declare it to be my own work and that all material from third parties has been appropriately referenced.</w:t>
                            </w:r>
                          </w:p>
                          <w:p w14:paraId="52CAA6FB" w14:textId="77777777" w:rsidR="009C01EF" w:rsidRDefault="00000000">
                            <w:pPr>
                              <w:spacing w:line="258" w:lineRule="auto"/>
                              <w:textDirection w:val="btLr"/>
                            </w:pPr>
                            <w:r>
                              <w:rPr>
                                <w:color w:val="000000"/>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3E7E95D9" id="Rectangle 1728545885" o:spid="_x0000_s1033" style="position:absolute;left:0;text-align:left;margin-left:-1.1pt;margin-top:37.65pt;width:459pt;height:228.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" fillcolor="white [3201]" strokecolor="#156082 [3204]" strokeweight="2.25pt">
                <v:stroke startarrowwidth="narrow" startarrowlength="short" endarrowwidth="narrow" endarrowlength="short" joinstyle="round"/>
                <v:textbox inset="2.53958mm,1.2694mm,2.53958mm,1.2694mm">
                  <w:txbxContent>
                    <w:p w14:paraId="2D024AA4" w14:textId="77777777" w:rsidR="009C01EF" w:rsidRDefault="00000000">
                      <w:pPr>
                        <w:spacing w:line="258" w:lineRule="auto"/>
                        <w:textDirection w:val="btLr"/>
                      </w:pPr>
                      <w:r>
                        <w:rPr>
                          <w:b/>
                          <w:color w:val="156082"/>
                          <w:sz w:val="32"/>
                        </w:rPr>
                        <w:t>Declaration</w:t>
                      </w:r>
                    </w:p>
                    <w:p w14:paraId="4BF63292" w14:textId="77777777" w:rsidR="009C01EF" w:rsidRDefault="00000000">
                      <w:pPr>
                        <w:spacing w:line="258" w:lineRule="auto"/>
                        <w:textDirection w:val="btLr"/>
                      </w:pPr>
                      <w:r>
                        <w:rPr>
                          <w:color w:val="000000"/>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EFEDF55" w14:textId="77777777" w:rsidR="009C01EF" w:rsidRDefault="00000000">
                      <w:pPr>
                        <w:spacing w:line="258" w:lineRule="auto"/>
                        <w:textDirection w:val="btLr"/>
                      </w:pPr>
                      <w:r>
                        <w:rPr>
                          <w:color w:val="000000"/>
                        </w:rPr>
                        <w:t>I declare it to be my own work and that all material from third parties has been appropriately referenced.</w:t>
                      </w:r>
                    </w:p>
                    <w:p w14:paraId="52CAA6FB" w14:textId="77777777" w:rsidR="009C01EF" w:rsidRDefault="00000000">
                      <w:pPr>
                        <w:spacing w:line="258" w:lineRule="auto"/>
                        <w:textDirection w:val="btLr"/>
                      </w:pPr>
                      <w:r>
                        <w:rPr>
                          <w:color w:val="000000"/>
                        </w:rPr>
                        <w:t xml:space="preserve"> I further confirm that this work has not previously been submitted for assessment by myself or someone else in CCT College Dublin or any other higher education institution.</w:t>
                      </w:r>
                    </w:p>
                  </w:txbxContent>
                </v:textbox>
              </v:rect>
            </w:pict>
          </mc:Fallback>
        </mc:AlternateContent>
      </w:r>
    </w:p>
    <w:p w14:paraId="3B44A340" w14:textId="77777777" w:rsidR="009C01EF" w:rsidRDefault="009C01EF"/>
    <w:p w14:paraId="533795CE" w14:textId="77777777" w:rsidR="009C01EF" w:rsidDel="006F6B64" w:rsidRDefault="009C01EF">
      <w:pPr>
        <w:rPr>
          <w:del w:id="22" w:author="Valeria Cantu" w:date="2026-10-23T18:13:00Z" w16du:dateUtc="2026-10-23T17:13:00Z"/>
        </w:rPr>
      </w:pPr>
    </w:p>
    <w:p w14:paraId="167AEB96" w14:textId="77777777" w:rsidR="009C01EF" w:rsidDel="006F6B64" w:rsidRDefault="009C01EF">
      <w:pPr>
        <w:rPr>
          <w:del w:id="23" w:author="Valeria Cantu" w:date="2026-10-23T18:13:00Z" w16du:dateUtc="2026-10-23T17:13:00Z"/>
        </w:rPr>
      </w:pPr>
    </w:p>
    <w:p w14:paraId="04AC949D" w14:textId="77777777" w:rsidR="009C01EF" w:rsidRDefault="009C01EF">
      <w:pPr>
        <w:sectPr w:rsidR="009C01EF">
          <w:pgSz w:w="11906" w:h="16838"/>
          <w:pgMar w:top="1440" w:right="1440" w:bottom="1440" w:left="1440" w:header="708" w:footer="708" w:gutter="0"/>
          <w:pgNumType w:start="1"/>
          <w:cols w:space="720"/>
        </w:sectPr>
      </w:pPr>
    </w:p>
    <w:p w14:paraId="6BCE0A92" w14:textId="50BF75A1" w:rsidR="009C01EF" w:rsidDel="003B08B6" w:rsidRDefault="003B08B6" w:rsidP="003B08B6">
      <w:pPr>
        <w:pStyle w:val="Heading1"/>
        <w:rPr>
          <w:del w:id="24" w:author="Valeria Cantu" w:date="2026-10-23T18:13:00Z" w16du:dateUtc="2026-10-23T17:13:00Z"/>
        </w:rPr>
      </w:pPr>
      <w:ins w:id="25" w:author="Valeria Cantu" w:date="2026-10-24T01:16:00Z" w16du:dateUtc="2026-10-24T00:16:00Z">
        <w:r>
          <w:lastRenderedPageBreak/>
          <w:t>AI Use Declaration and Prompt Record</w:t>
        </w:r>
      </w:ins>
      <w:ins w:id="26" w:author="Valeria Cantu" w:date="2026-10-24T01:17:00Z" w16du:dateUtc="2026-10-24T00:17:00Z">
        <w:r>
          <w:t>.</w:t>
        </w:r>
      </w:ins>
      <w:del w:id="27" w:author="Valeria Cantu" w:date="2026-10-23T18:13:00Z" w16du:dateUtc="2026-10-23T17:13:00Z">
        <w:r w:rsidR="00000000" w:rsidDel="006F6B64">
          <w:delText>Please read all the instructions on this document carefully!!!</w:delText>
        </w:r>
      </w:del>
    </w:p>
    <w:p w14:paraId="6BD91C9C" w14:textId="77777777" w:rsidR="003B08B6" w:rsidRPr="003B08B6" w:rsidRDefault="003B08B6" w:rsidP="003B08B6">
      <w:pPr>
        <w:rPr>
          <w:ins w:id="28" w:author="Valeria Cantu" w:date="2026-10-24T01:17:00Z" w16du:dateUtc="2026-10-24T00:17:00Z"/>
        </w:rPr>
        <w:pPrChange w:id="29" w:author="Valeria Cantu" w:date="2026-10-24T01:17:00Z" w16du:dateUtc="2026-10-24T00:17:00Z">
          <w:pPr>
            <w:pStyle w:val="Heading1"/>
            <w:numPr>
              <w:numId w:val="0"/>
            </w:numPr>
            <w:tabs>
              <w:tab w:val="left" w:pos="2660"/>
            </w:tabs>
            <w:ind w:left="0" w:firstLine="0"/>
          </w:pPr>
        </w:pPrChange>
      </w:pPr>
    </w:p>
    <w:p w14:paraId="78EA4882" w14:textId="77777777" w:rsidR="003B08B6" w:rsidRPr="003B08B6" w:rsidRDefault="003B08B6" w:rsidP="003B08B6">
      <w:pPr>
        <w:pStyle w:val="Heading3"/>
        <w:numPr>
          <w:ilvl w:val="0"/>
          <w:numId w:val="0"/>
        </w:numPr>
        <w:ind w:left="720" w:hanging="720"/>
        <w:rPr>
          <w:ins w:id="30" w:author="Valeria Cantu" w:date="2026-10-24T01:17:00Z" w16du:dateUtc="2026-10-24T00:17:00Z"/>
        </w:rPr>
        <w:pPrChange w:id="31" w:author="Valeria Cantu" w:date="2026-10-24T01:17:00Z" w16du:dateUtc="2026-10-24T00:17:00Z">
          <w:pPr/>
        </w:pPrChange>
      </w:pPr>
    </w:p>
    <w:p w14:paraId="5A788470" w14:textId="6AD91839" w:rsidR="009C01EF" w:rsidDel="006F6B64" w:rsidRDefault="009C01EF" w:rsidP="00855E95">
      <w:pPr>
        <w:pStyle w:val="Heading1"/>
        <w:numPr>
          <w:ilvl w:val="0"/>
          <w:numId w:val="0"/>
        </w:numPr>
        <w:rPr>
          <w:del w:id="32" w:author="Valeria Cantu" w:date="2026-10-23T18:13:00Z" w16du:dateUtc="2026-10-23T17:13:00Z"/>
          <w:sz w:val="24"/>
          <w:szCs w:val="24"/>
        </w:rPr>
        <w:pPrChange w:id="33" w:author="Valeria Cantu" w:date="2026-10-24T01:14:00Z" w16du:dateUtc="2026-10-24T00:14:00Z">
          <w:pPr/>
        </w:pPrChange>
      </w:pPr>
    </w:p>
    <w:p w14:paraId="5C7DB133" w14:textId="32A2F055" w:rsidR="009C01EF" w:rsidDel="006F6B64" w:rsidRDefault="00000000" w:rsidP="00855E95">
      <w:pPr>
        <w:pStyle w:val="Heading1"/>
        <w:numPr>
          <w:ilvl w:val="0"/>
          <w:numId w:val="0"/>
        </w:numPr>
        <w:rPr>
          <w:del w:id="34" w:author="Valeria Cantu" w:date="2026-10-23T18:13:00Z" w16du:dateUtc="2026-10-23T17:13:00Z"/>
          <w:sz w:val="24"/>
          <w:szCs w:val="24"/>
        </w:rPr>
        <w:pPrChange w:id="35" w:author="Valeria Cantu" w:date="2026-10-24T01:14:00Z" w16du:dateUtc="2026-10-24T00:14:00Z">
          <w:pPr/>
        </w:pPrChange>
      </w:pPr>
      <w:del w:id="36" w:author="Valeria Cantu" w:date="2026-10-23T18:13:00Z" w16du:dateUtc="2026-10-23T17:13:00Z">
        <w:r w:rsidDel="006F6B64">
          <w:rPr>
            <w:sz w:val="24"/>
            <w:szCs w:val="24"/>
          </w:rPr>
          <w:delText>Filling out the cover sheet</w:delText>
        </w:r>
      </w:del>
    </w:p>
    <w:p w14:paraId="5D03DCAC" w14:textId="2FEAABAC" w:rsidR="009C01EF" w:rsidDel="006F6B64" w:rsidRDefault="009C01EF" w:rsidP="00855E95">
      <w:pPr>
        <w:pStyle w:val="Heading1"/>
        <w:numPr>
          <w:ilvl w:val="0"/>
          <w:numId w:val="0"/>
        </w:numPr>
        <w:rPr>
          <w:del w:id="37" w:author="Valeria Cantu" w:date="2026-10-23T18:13:00Z" w16du:dateUtc="2026-10-23T17:13:00Z"/>
          <w:sz w:val="24"/>
          <w:szCs w:val="24"/>
        </w:rPr>
        <w:pPrChange w:id="38" w:author="Valeria Cantu" w:date="2026-10-24T01:14:00Z" w16du:dateUtc="2026-10-24T00:14:00Z">
          <w:pPr/>
        </w:pPrChange>
      </w:pPr>
    </w:p>
    <w:p w14:paraId="7835A8F1" w14:textId="23DD18D1" w:rsidR="009C01EF" w:rsidDel="006F6B64" w:rsidRDefault="00000000" w:rsidP="00855E95">
      <w:pPr>
        <w:pStyle w:val="Heading1"/>
        <w:numPr>
          <w:ilvl w:val="0"/>
          <w:numId w:val="0"/>
        </w:numPr>
        <w:rPr>
          <w:del w:id="39" w:author="Valeria Cantu" w:date="2026-10-23T18:13:00Z" w16du:dateUtc="2026-10-23T17:13:00Z"/>
          <w:sz w:val="24"/>
          <w:szCs w:val="24"/>
        </w:rPr>
        <w:pPrChange w:id="40" w:author="Valeria Cantu" w:date="2026-10-24T01:14:00Z" w16du:dateUtc="2026-10-24T00:14:00Z">
          <w:pPr/>
        </w:pPrChange>
      </w:pPr>
      <w:del w:id="41" w:author="Valeria Cantu" w:date="2026-10-23T18:13:00Z" w16du:dateUtc="2026-10-23T17:13:00Z">
        <w:r w:rsidDel="006F6B64">
          <w:rPr>
            <w:sz w:val="24"/>
            <w:szCs w:val="24"/>
          </w:rPr>
          <w:delText>Fill out the top section of the cover page with all the required information.</w:delText>
        </w:r>
      </w:del>
    </w:p>
    <w:p w14:paraId="3D9F2C6C" w14:textId="740DC3FE" w:rsidR="009C01EF" w:rsidDel="006F6B64" w:rsidRDefault="009C01EF" w:rsidP="00855E95">
      <w:pPr>
        <w:pStyle w:val="Heading1"/>
        <w:numPr>
          <w:ilvl w:val="0"/>
          <w:numId w:val="0"/>
        </w:numPr>
        <w:rPr>
          <w:del w:id="42" w:author="Valeria Cantu" w:date="2026-10-23T18:13:00Z" w16du:dateUtc="2026-10-23T17:13:00Z"/>
          <w:sz w:val="24"/>
          <w:szCs w:val="24"/>
        </w:rPr>
        <w:pPrChange w:id="43" w:author="Valeria Cantu" w:date="2026-10-24T01:14:00Z" w16du:dateUtc="2026-10-24T00:14:00Z">
          <w:pPr/>
        </w:pPrChange>
      </w:pPr>
    </w:p>
    <w:p w14:paraId="1E780347" w14:textId="5480B41F" w:rsidR="009C01EF" w:rsidDel="006F6B64" w:rsidRDefault="00000000" w:rsidP="00855E95">
      <w:pPr>
        <w:pStyle w:val="Heading1"/>
        <w:numPr>
          <w:ilvl w:val="0"/>
          <w:numId w:val="0"/>
        </w:numPr>
        <w:rPr>
          <w:del w:id="44" w:author="Valeria Cantu" w:date="2026-10-23T18:13:00Z" w16du:dateUtc="2026-10-23T17:13:00Z"/>
          <w:sz w:val="24"/>
          <w:szCs w:val="24"/>
        </w:rPr>
        <w:pPrChange w:id="45" w:author="Valeria Cantu" w:date="2026-10-24T01:14:00Z" w16du:dateUtc="2026-10-24T00:14:00Z">
          <w:pPr/>
        </w:pPrChange>
      </w:pPr>
      <w:del w:id="46" w:author="Valeria Cantu" w:date="2026-10-23T18:13:00Z" w16du:dateUtc="2026-10-23T17:13:00Z">
        <w:r w:rsidDel="006F6B64">
          <w:rPr>
            <w:sz w:val="24"/>
            <w:szCs w:val="24"/>
          </w:rPr>
          <w:delText>In the "Use of AI" section, choose the statement that accurately reflects your work:</w:delText>
        </w:r>
      </w:del>
    </w:p>
    <w:p w14:paraId="7D227EAD" w14:textId="688AF874" w:rsidR="009C01EF" w:rsidDel="006F6B64" w:rsidRDefault="009C01EF" w:rsidP="00855E95">
      <w:pPr>
        <w:pStyle w:val="Heading1"/>
        <w:numPr>
          <w:ilvl w:val="0"/>
          <w:numId w:val="0"/>
        </w:numPr>
        <w:rPr>
          <w:del w:id="47" w:author="Valeria Cantu" w:date="2026-10-23T18:13:00Z" w16du:dateUtc="2026-10-23T17:13:00Z"/>
          <w:sz w:val="24"/>
          <w:szCs w:val="24"/>
        </w:rPr>
        <w:pPrChange w:id="48" w:author="Valeria Cantu" w:date="2026-10-24T01:14:00Z" w16du:dateUtc="2026-10-24T00:14:00Z">
          <w:pPr/>
        </w:pPrChange>
      </w:pPr>
    </w:p>
    <w:p w14:paraId="2F62A26B" w14:textId="74B344E5" w:rsidR="009C01EF" w:rsidDel="006F6B64" w:rsidRDefault="00000000" w:rsidP="00855E95">
      <w:pPr>
        <w:pStyle w:val="Heading1"/>
        <w:numPr>
          <w:ilvl w:val="0"/>
          <w:numId w:val="0"/>
        </w:numPr>
        <w:rPr>
          <w:del w:id="49" w:author="Valeria Cantu" w:date="2026-10-23T18:13:00Z" w16du:dateUtc="2026-10-23T17:13:00Z"/>
          <w:sz w:val="24"/>
          <w:szCs w:val="24"/>
        </w:rPr>
        <w:pPrChange w:id="50" w:author="Valeria Cantu" w:date="2026-10-24T01:14:00Z" w16du:dateUtc="2026-10-24T00:14:00Z">
          <w:pPr/>
        </w:pPrChange>
      </w:pPr>
      <w:del w:id="51" w:author="Valeria Cantu" w:date="2026-10-23T18:13:00Z" w16du:dateUtc="2026-10-23T17:13:00Z">
        <w:r w:rsidDel="006F6B64">
          <w:rPr>
            <w:sz w:val="24"/>
            <w:szCs w:val="24"/>
          </w:rPr>
          <w:delText>If you utilized AI: select the first statement. Provide details about the AI tool used and its application. Delete the second statement.</w:delText>
        </w:r>
      </w:del>
    </w:p>
    <w:p w14:paraId="75FDA82D" w14:textId="343BC869" w:rsidR="009C01EF" w:rsidDel="006F6B64" w:rsidRDefault="00000000" w:rsidP="00855E95">
      <w:pPr>
        <w:pStyle w:val="Heading1"/>
        <w:numPr>
          <w:ilvl w:val="0"/>
          <w:numId w:val="0"/>
        </w:numPr>
        <w:rPr>
          <w:del w:id="52" w:author="Valeria Cantu" w:date="2026-10-23T18:13:00Z" w16du:dateUtc="2026-10-23T17:13:00Z"/>
          <w:sz w:val="24"/>
          <w:szCs w:val="24"/>
        </w:rPr>
        <w:pPrChange w:id="53" w:author="Valeria Cantu" w:date="2026-10-24T01:14:00Z" w16du:dateUtc="2026-10-24T00:14:00Z">
          <w:pPr/>
        </w:pPrChange>
      </w:pPr>
      <w:del w:id="54" w:author="Valeria Cantu" w:date="2026-10-23T18:13:00Z" w16du:dateUtc="2026-10-23T17:13:00Z">
        <w:r w:rsidDel="006F6B64">
          <w:rPr>
            <w:sz w:val="24"/>
            <w:szCs w:val="24"/>
          </w:rPr>
          <w:delText>Example: "I acknowledge the use of Grammarly for improving spelling and grammar."</w:delText>
        </w:r>
      </w:del>
    </w:p>
    <w:p w14:paraId="1F29C73A" w14:textId="10DD57A0" w:rsidR="009C01EF" w:rsidDel="006F6B64" w:rsidRDefault="00000000" w:rsidP="00855E95">
      <w:pPr>
        <w:pStyle w:val="Heading1"/>
        <w:numPr>
          <w:ilvl w:val="0"/>
          <w:numId w:val="0"/>
        </w:numPr>
        <w:rPr>
          <w:del w:id="55" w:author="Valeria Cantu" w:date="2026-10-23T18:13:00Z" w16du:dateUtc="2026-10-23T17:13:00Z"/>
          <w:sz w:val="24"/>
          <w:szCs w:val="24"/>
        </w:rPr>
        <w:pPrChange w:id="56" w:author="Valeria Cantu" w:date="2026-10-24T01:14:00Z" w16du:dateUtc="2026-10-24T00:14:00Z">
          <w:pPr/>
        </w:pPrChange>
      </w:pPr>
      <w:del w:id="57" w:author="Valeria Cantu" w:date="2026-10-23T18:13:00Z" w16du:dateUtc="2026-10-23T17:13:00Z">
        <w:r w:rsidDel="006F6B64">
          <w:rPr>
            <w:sz w:val="24"/>
            <w:szCs w:val="24"/>
          </w:rPr>
          <w:delText>OR: "I acknowledge the use of ChatGPT for structuring the assignment."</w:delText>
        </w:r>
      </w:del>
    </w:p>
    <w:p w14:paraId="20CCBFBC" w14:textId="7C1A2BBB" w:rsidR="009C01EF" w:rsidDel="006F6B64" w:rsidRDefault="00000000" w:rsidP="00855E95">
      <w:pPr>
        <w:pStyle w:val="Heading1"/>
        <w:numPr>
          <w:ilvl w:val="0"/>
          <w:numId w:val="0"/>
        </w:numPr>
        <w:rPr>
          <w:del w:id="58" w:author="Valeria Cantu" w:date="2026-10-23T18:13:00Z" w16du:dateUtc="2026-10-23T17:13:00Z"/>
          <w:sz w:val="24"/>
          <w:szCs w:val="24"/>
        </w:rPr>
        <w:pPrChange w:id="59" w:author="Valeria Cantu" w:date="2026-10-24T01:14:00Z" w16du:dateUtc="2026-10-24T00:14:00Z">
          <w:pPr/>
        </w:pPrChange>
      </w:pPr>
      <w:del w:id="60" w:author="Valeria Cantu" w:date="2026-10-23T18:13:00Z" w16du:dateUtc="2026-10-23T17:13:00Z">
        <w:r w:rsidDel="006F6B64">
          <w:rPr>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69E44398" w14:textId="698987CB" w:rsidR="009C01EF" w:rsidDel="006F6B64" w:rsidRDefault="00000000" w:rsidP="00855E95">
      <w:pPr>
        <w:pStyle w:val="Heading1"/>
        <w:numPr>
          <w:ilvl w:val="0"/>
          <w:numId w:val="0"/>
        </w:numPr>
        <w:rPr>
          <w:del w:id="61" w:author="Valeria Cantu" w:date="2026-10-23T18:13:00Z" w16du:dateUtc="2026-10-23T17:13:00Z"/>
          <w:sz w:val="24"/>
          <w:szCs w:val="24"/>
        </w:rPr>
        <w:pPrChange w:id="62" w:author="Valeria Cantu" w:date="2026-10-24T01:14:00Z" w16du:dateUtc="2026-10-24T00:14:00Z">
          <w:pPr/>
        </w:pPrChange>
      </w:pPr>
      <w:del w:id="63" w:author="Valeria Cantu" w:date="2026-10-23T18:13:00Z" w16du:dateUtc="2026-10-23T17:13:00Z">
        <w:r w:rsidDel="006F6B64">
          <w:rPr>
            <w:sz w:val="24"/>
            <w:szCs w:val="24"/>
          </w:rPr>
          <w:delText>Information on how to reference AI tools is available in the Harvard Referencing Handbook, which can be downloaded at:</w:delText>
        </w:r>
        <w:r w:rsidDel="006F6B64">
          <w:delText xml:space="preserve"> </w:delText>
        </w:r>
        <w:r w:rsidDel="006F6B64">
          <w:rPr>
            <w:sz w:val="24"/>
            <w:szCs w:val="24"/>
          </w:rPr>
          <w:delText>https://library.cct.ie/referencing/harvard</w:delText>
        </w:r>
      </w:del>
    </w:p>
    <w:p w14:paraId="7502162D" w14:textId="5C2B7526" w:rsidR="009C01EF" w:rsidDel="006F6B64" w:rsidRDefault="009C01EF" w:rsidP="00855E95">
      <w:pPr>
        <w:pStyle w:val="Heading1"/>
        <w:numPr>
          <w:ilvl w:val="0"/>
          <w:numId w:val="0"/>
        </w:numPr>
        <w:rPr>
          <w:del w:id="64" w:author="Valeria Cantu" w:date="2026-10-23T18:13:00Z" w16du:dateUtc="2026-10-23T17:13:00Z"/>
          <w:sz w:val="24"/>
          <w:szCs w:val="24"/>
        </w:rPr>
        <w:pPrChange w:id="65" w:author="Valeria Cantu" w:date="2026-10-24T01:14:00Z" w16du:dateUtc="2026-10-24T00:14:00Z">
          <w:pPr/>
        </w:pPrChange>
      </w:pPr>
    </w:p>
    <w:p w14:paraId="6C19B521" w14:textId="3715E17B" w:rsidR="009C01EF" w:rsidDel="006F6B64" w:rsidRDefault="00000000" w:rsidP="00855E95">
      <w:pPr>
        <w:pStyle w:val="Heading1"/>
        <w:numPr>
          <w:ilvl w:val="0"/>
          <w:numId w:val="0"/>
        </w:numPr>
        <w:rPr>
          <w:del w:id="66" w:author="Valeria Cantu" w:date="2026-10-23T18:13:00Z" w16du:dateUtc="2026-10-23T17:13:00Z"/>
          <w:sz w:val="24"/>
          <w:szCs w:val="24"/>
        </w:rPr>
        <w:pPrChange w:id="67" w:author="Valeria Cantu" w:date="2026-10-24T01:14:00Z" w16du:dateUtc="2026-10-24T00:14:00Z">
          <w:pPr/>
        </w:pPrChange>
      </w:pPr>
      <w:del w:id="68" w:author="Valeria Cantu" w:date="2026-10-23T18:13:00Z" w16du:dateUtc="2026-10-23T17:13:00Z">
        <w:r w:rsidDel="006F6B64">
          <w:rPr>
            <w:sz w:val="24"/>
            <w:szCs w:val="24"/>
          </w:rPr>
          <w:delText>If you did not use AI tools: delete the first statement and keep the second one.</w:delText>
        </w:r>
      </w:del>
    </w:p>
    <w:p w14:paraId="3146ABB3" w14:textId="5D77FF3A" w:rsidR="009C01EF" w:rsidDel="006F6B64" w:rsidRDefault="009C01EF" w:rsidP="00855E95">
      <w:pPr>
        <w:pStyle w:val="Heading1"/>
        <w:numPr>
          <w:ilvl w:val="0"/>
          <w:numId w:val="0"/>
        </w:numPr>
        <w:rPr>
          <w:del w:id="69" w:author="Valeria Cantu" w:date="2026-10-23T18:13:00Z" w16du:dateUtc="2026-10-23T17:13:00Z"/>
          <w:sz w:val="24"/>
          <w:szCs w:val="24"/>
        </w:rPr>
        <w:pPrChange w:id="70" w:author="Valeria Cantu" w:date="2026-10-24T01:14:00Z" w16du:dateUtc="2026-10-24T00:14:00Z">
          <w:pPr/>
        </w:pPrChange>
      </w:pPr>
    </w:p>
    <w:p w14:paraId="7F35BD7A" w14:textId="63041244" w:rsidR="009C01EF" w:rsidDel="006F6B64" w:rsidRDefault="00000000" w:rsidP="00855E95">
      <w:pPr>
        <w:pStyle w:val="Heading1"/>
        <w:numPr>
          <w:ilvl w:val="0"/>
          <w:numId w:val="0"/>
        </w:numPr>
        <w:rPr>
          <w:del w:id="71" w:author="Valeria Cantu" w:date="2026-10-23T18:13:00Z" w16du:dateUtc="2026-10-23T17:13:00Z"/>
          <w:rFonts w:ascii="Times New Roman" w:eastAsia="Times New Roman" w:hAnsi="Times New Roman" w:cs="Times New Roman"/>
          <w:sz w:val="24"/>
          <w:szCs w:val="24"/>
        </w:rPr>
        <w:pPrChange w:id="72" w:author="Valeria Cantu" w:date="2026-10-24T01:14:00Z" w16du:dateUtc="2026-10-24T00:14:00Z">
          <w:pPr>
            <w:spacing w:line="240" w:lineRule="auto"/>
          </w:pPr>
        </w:pPrChange>
      </w:pPr>
      <w:del w:id="73" w:author="Valeria Cantu" w:date="2026-10-23T18:13:00Z" w16du:dateUtc="2026-10-23T17:13:00Z">
        <w:r w:rsidDel="006F6B64">
          <w:delText>Please read all the instructions on this document carefully!!!</w:delText>
        </w:r>
      </w:del>
    </w:p>
    <w:p w14:paraId="4BB2EE27" w14:textId="2E3DB630" w:rsidR="009C01EF" w:rsidDel="006F6B64" w:rsidRDefault="009C01EF" w:rsidP="00855E95">
      <w:pPr>
        <w:pStyle w:val="Heading1"/>
        <w:numPr>
          <w:ilvl w:val="0"/>
          <w:numId w:val="0"/>
        </w:numPr>
        <w:rPr>
          <w:del w:id="74" w:author="Valeria Cantu" w:date="2026-10-23T18:13:00Z" w16du:dateUtc="2026-10-23T17:13:00Z"/>
          <w:rFonts w:ascii="Times New Roman" w:eastAsia="Times New Roman" w:hAnsi="Times New Roman" w:cs="Times New Roman"/>
          <w:sz w:val="24"/>
          <w:szCs w:val="24"/>
        </w:rPr>
        <w:pPrChange w:id="75" w:author="Valeria Cantu" w:date="2026-10-24T01:14:00Z" w16du:dateUtc="2026-10-24T00:14:00Z">
          <w:pPr>
            <w:spacing w:after="0" w:line="240" w:lineRule="auto"/>
          </w:pPr>
        </w:pPrChange>
      </w:pPr>
    </w:p>
    <w:p w14:paraId="2A67192C" w14:textId="0F0D85EC" w:rsidR="009C01EF" w:rsidDel="006F6B64" w:rsidRDefault="00000000" w:rsidP="00855E95">
      <w:pPr>
        <w:pStyle w:val="Heading1"/>
        <w:numPr>
          <w:ilvl w:val="0"/>
          <w:numId w:val="0"/>
        </w:numPr>
        <w:rPr>
          <w:del w:id="76" w:author="Valeria Cantu" w:date="2026-10-23T18:13:00Z" w16du:dateUtc="2026-10-23T17:13:00Z"/>
          <w:sz w:val="24"/>
          <w:szCs w:val="24"/>
        </w:rPr>
        <w:pPrChange w:id="77" w:author="Valeria Cantu" w:date="2026-10-24T01:14:00Z" w16du:dateUtc="2026-10-24T00:14:00Z">
          <w:pPr>
            <w:numPr>
              <w:numId w:val="2"/>
            </w:numPr>
            <w:pBdr>
              <w:top w:val="nil"/>
              <w:left w:val="nil"/>
              <w:bottom w:val="nil"/>
              <w:right w:val="nil"/>
              <w:between w:val="nil"/>
            </w:pBdr>
            <w:spacing w:line="240" w:lineRule="auto"/>
            <w:ind w:left="720" w:hanging="360"/>
          </w:pPr>
        </w:pPrChange>
      </w:pPr>
      <w:del w:id="78" w:author="Valeria Cantu" w:date="2026-10-23T18:13:00Z" w16du:dateUtc="2026-10-23T17:13:00Z">
        <w:r w:rsidDel="006F6B64">
          <w:rPr>
            <w:sz w:val="24"/>
            <w:szCs w:val="24"/>
          </w:rPr>
          <w:delText>Filling out the cover sheet</w:delText>
        </w:r>
      </w:del>
    </w:p>
    <w:p w14:paraId="503D8001" w14:textId="26583DDC" w:rsidR="009C01EF" w:rsidDel="006F6B64" w:rsidRDefault="00000000" w:rsidP="00855E95">
      <w:pPr>
        <w:pStyle w:val="Heading1"/>
        <w:numPr>
          <w:ilvl w:val="0"/>
          <w:numId w:val="0"/>
        </w:numPr>
        <w:rPr>
          <w:del w:id="79" w:author="Valeria Cantu" w:date="2026-10-23T18:13:00Z" w16du:dateUtc="2026-10-23T17:13:00Z"/>
          <w:rFonts w:ascii="Times New Roman" w:eastAsia="Times New Roman" w:hAnsi="Times New Roman" w:cs="Times New Roman"/>
          <w:sz w:val="24"/>
          <w:szCs w:val="24"/>
        </w:rPr>
        <w:pPrChange w:id="80" w:author="Valeria Cantu" w:date="2026-10-24T01:14:00Z" w16du:dateUtc="2026-10-24T00:14:00Z">
          <w:pPr>
            <w:spacing w:line="240" w:lineRule="auto"/>
            <w:ind w:left="720"/>
          </w:pPr>
        </w:pPrChange>
      </w:pPr>
      <w:del w:id="81" w:author="Valeria Cantu" w:date="2026-10-23T18:13:00Z" w16du:dateUtc="2026-10-23T17:13:00Z">
        <w:r w:rsidDel="006F6B64">
          <w:rPr>
            <w:sz w:val="24"/>
            <w:szCs w:val="24"/>
          </w:rPr>
          <w:delText>Fill out the top section of the cover page with all the required information.</w:delText>
        </w:r>
      </w:del>
    </w:p>
    <w:p w14:paraId="62648A17" w14:textId="2249E6AF" w:rsidR="009C01EF" w:rsidDel="006F6B64" w:rsidRDefault="009C01EF" w:rsidP="00855E95">
      <w:pPr>
        <w:pStyle w:val="Heading1"/>
        <w:numPr>
          <w:ilvl w:val="0"/>
          <w:numId w:val="0"/>
        </w:numPr>
        <w:rPr>
          <w:del w:id="82" w:author="Valeria Cantu" w:date="2026-10-23T18:13:00Z" w16du:dateUtc="2026-10-23T17:13:00Z"/>
          <w:rFonts w:ascii="Times New Roman" w:eastAsia="Times New Roman" w:hAnsi="Times New Roman" w:cs="Times New Roman"/>
          <w:sz w:val="24"/>
          <w:szCs w:val="24"/>
        </w:rPr>
        <w:pPrChange w:id="83" w:author="Valeria Cantu" w:date="2026-10-24T01:14:00Z" w16du:dateUtc="2026-10-24T00:14:00Z">
          <w:pPr>
            <w:spacing w:after="0" w:line="240" w:lineRule="auto"/>
            <w:ind w:left="720"/>
          </w:pPr>
        </w:pPrChange>
      </w:pPr>
    </w:p>
    <w:p w14:paraId="46128B7E" w14:textId="54D28C48" w:rsidR="009C01EF" w:rsidDel="006F6B64" w:rsidRDefault="00000000" w:rsidP="00855E95">
      <w:pPr>
        <w:pStyle w:val="Heading1"/>
        <w:numPr>
          <w:ilvl w:val="0"/>
          <w:numId w:val="0"/>
        </w:numPr>
        <w:rPr>
          <w:del w:id="84" w:author="Valeria Cantu" w:date="2026-10-23T18:13:00Z" w16du:dateUtc="2026-10-23T17:13:00Z"/>
          <w:rFonts w:ascii="Times New Roman" w:eastAsia="Times New Roman" w:hAnsi="Times New Roman" w:cs="Times New Roman"/>
          <w:sz w:val="24"/>
          <w:szCs w:val="24"/>
        </w:rPr>
        <w:pPrChange w:id="85" w:author="Valeria Cantu" w:date="2026-10-24T01:14:00Z" w16du:dateUtc="2026-10-24T00:14:00Z">
          <w:pPr>
            <w:spacing w:line="240" w:lineRule="auto"/>
            <w:ind w:left="720"/>
          </w:pPr>
        </w:pPrChange>
      </w:pPr>
      <w:del w:id="86" w:author="Valeria Cantu" w:date="2026-10-23T18:13:00Z" w16du:dateUtc="2026-10-23T17:13:00Z">
        <w:r w:rsidDel="006F6B64">
          <w:rPr>
            <w:sz w:val="24"/>
            <w:szCs w:val="24"/>
          </w:rPr>
          <w:delText>In the "Use of AI" section, choose the statement that accurately reflects your work:</w:delText>
        </w:r>
      </w:del>
    </w:p>
    <w:p w14:paraId="507E3345" w14:textId="2C5C8312" w:rsidR="009C01EF" w:rsidDel="006F6B64" w:rsidRDefault="009C01EF" w:rsidP="00855E95">
      <w:pPr>
        <w:pStyle w:val="Heading1"/>
        <w:numPr>
          <w:ilvl w:val="0"/>
          <w:numId w:val="0"/>
        </w:numPr>
        <w:rPr>
          <w:del w:id="87" w:author="Valeria Cantu" w:date="2026-10-23T18:13:00Z" w16du:dateUtc="2026-10-23T17:13:00Z"/>
          <w:rFonts w:ascii="Times New Roman" w:eastAsia="Times New Roman" w:hAnsi="Times New Roman" w:cs="Times New Roman"/>
          <w:sz w:val="24"/>
          <w:szCs w:val="24"/>
        </w:rPr>
        <w:pPrChange w:id="88" w:author="Valeria Cantu" w:date="2026-10-24T01:14:00Z" w16du:dateUtc="2026-10-24T00:14:00Z">
          <w:pPr>
            <w:spacing w:after="0" w:line="240" w:lineRule="auto"/>
            <w:ind w:left="720"/>
          </w:pPr>
        </w:pPrChange>
      </w:pPr>
    </w:p>
    <w:p w14:paraId="1481B762" w14:textId="7260CBE4" w:rsidR="009C01EF" w:rsidDel="006F6B64" w:rsidRDefault="00000000" w:rsidP="00855E95">
      <w:pPr>
        <w:pStyle w:val="Heading1"/>
        <w:numPr>
          <w:ilvl w:val="0"/>
          <w:numId w:val="0"/>
        </w:numPr>
        <w:rPr>
          <w:del w:id="89" w:author="Valeria Cantu" w:date="2026-10-23T18:13:00Z" w16du:dateUtc="2026-10-23T17:13:00Z"/>
          <w:rFonts w:ascii="Times New Roman" w:eastAsia="Times New Roman" w:hAnsi="Times New Roman" w:cs="Times New Roman"/>
          <w:sz w:val="24"/>
          <w:szCs w:val="24"/>
        </w:rPr>
        <w:pPrChange w:id="90" w:author="Valeria Cantu" w:date="2026-10-24T01:14:00Z" w16du:dateUtc="2026-10-24T00:14:00Z">
          <w:pPr>
            <w:spacing w:line="240" w:lineRule="auto"/>
            <w:ind w:left="720"/>
          </w:pPr>
        </w:pPrChange>
      </w:pPr>
      <w:del w:id="91" w:author="Valeria Cantu" w:date="2026-10-23T18:13:00Z" w16du:dateUtc="2026-10-23T17:13:00Z">
        <w:r w:rsidDel="006F6B64">
          <w:rPr>
            <w:sz w:val="24"/>
            <w:szCs w:val="24"/>
          </w:rPr>
          <w:delText>If you utilized AI: select the first statement. Provide details about the AI tool used and its application. Delete the second statement.</w:delText>
        </w:r>
      </w:del>
    </w:p>
    <w:p w14:paraId="4F64F1DC" w14:textId="33B06F3E" w:rsidR="009C01EF" w:rsidDel="006F6B64" w:rsidRDefault="00000000" w:rsidP="00855E95">
      <w:pPr>
        <w:pStyle w:val="Heading1"/>
        <w:numPr>
          <w:ilvl w:val="0"/>
          <w:numId w:val="0"/>
        </w:numPr>
        <w:rPr>
          <w:del w:id="92" w:author="Valeria Cantu" w:date="2026-10-23T18:13:00Z" w16du:dateUtc="2026-10-23T17:13:00Z"/>
          <w:rFonts w:ascii="Times New Roman" w:eastAsia="Times New Roman" w:hAnsi="Times New Roman" w:cs="Times New Roman"/>
          <w:sz w:val="24"/>
          <w:szCs w:val="24"/>
        </w:rPr>
        <w:pPrChange w:id="93" w:author="Valeria Cantu" w:date="2026-10-24T01:14:00Z" w16du:dateUtc="2026-10-24T00:14:00Z">
          <w:pPr>
            <w:spacing w:line="240" w:lineRule="auto"/>
            <w:ind w:left="720"/>
          </w:pPr>
        </w:pPrChange>
      </w:pPr>
      <w:del w:id="94" w:author="Valeria Cantu" w:date="2026-10-23T18:13:00Z" w16du:dateUtc="2026-10-23T17:13:00Z">
        <w:r w:rsidDel="006F6B64">
          <w:rPr>
            <w:sz w:val="24"/>
            <w:szCs w:val="24"/>
          </w:rPr>
          <w:delText>Example: "I acknowledge the use of Grammarly for improving spelling and grammar."</w:delText>
        </w:r>
      </w:del>
    </w:p>
    <w:p w14:paraId="6E9F54CB" w14:textId="44CDB00C" w:rsidR="009C01EF" w:rsidDel="006F6B64" w:rsidRDefault="00000000" w:rsidP="00855E95">
      <w:pPr>
        <w:pStyle w:val="Heading1"/>
        <w:numPr>
          <w:ilvl w:val="0"/>
          <w:numId w:val="0"/>
        </w:numPr>
        <w:rPr>
          <w:del w:id="95" w:author="Valeria Cantu" w:date="2026-10-23T18:13:00Z" w16du:dateUtc="2026-10-23T17:13:00Z"/>
          <w:rFonts w:ascii="Times New Roman" w:eastAsia="Times New Roman" w:hAnsi="Times New Roman" w:cs="Times New Roman"/>
          <w:sz w:val="24"/>
          <w:szCs w:val="24"/>
        </w:rPr>
        <w:pPrChange w:id="96" w:author="Valeria Cantu" w:date="2026-10-24T01:14:00Z" w16du:dateUtc="2026-10-24T00:14:00Z">
          <w:pPr>
            <w:spacing w:line="240" w:lineRule="auto"/>
            <w:ind w:left="720"/>
          </w:pPr>
        </w:pPrChange>
      </w:pPr>
      <w:del w:id="97" w:author="Valeria Cantu" w:date="2026-10-23T18:13:00Z" w16du:dateUtc="2026-10-23T17:13:00Z">
        <w:r w:rsidDel="006F6B64">
          <w:rPr>
            <w:sz w:val="24"/>
            <w:szCs w:val="24"/>
          </w:rPr>
          <w:delText>OR: "I acknowledge the use of ChatGPT for structuring the assignment."</w:delText>
        </w:r>
      </w:del>
    </w:p>
    <w:p w14:paraId="7184E1B6" w14:textId="4B2C8333" w:rsidR="009C01EF" w:rsidDel="006F6B64" w:rsidRDefault="00000000" w:rsidP="00855E95">
      <w:pPr>
        <w:pStyle w:val="Heading1"/>
        <w:numPr>
          <w:ilvl w:val="0"/>
          <w:numId w:val="0"/>
        </w:numPr>
        <w:rPr>
          <w:del w:id="98" w:author="Valeria Cantu" w:date="2026-10-23T18:13:00Z" w16du:dateUtc="2026-10-23T17:13:00Z"/>
          <w:rFonts w:ascii="Times New Roman" w:eastAsia="Times New Roman" w:hAnsi="Times New Roman" w:cs="Times New Roman"/>
          <w:sz w:val="24"/>
          <w:szCs w:val="24"/>
        </w:rPr>
        <w:pPrChange w:id="99" w:author="Valeria Cantu" w:date="2026-10-24T01:14:00Z" w16du:dateUtc="2026-10-24T00:14:00Z">
          <w:pPr>
            <w:spacing w:line="240" w:lineRule="auto"/>
            <w:ind w:left="720"/>
          </w:pPr>
        </w:pPrChange>
      </w:pPr>
      <w:del w:id="100" w:author="Valeria Cantu" w:date="2026-10-23T18:13:00Z" w16du:dateUtc="2026-10-23T17:13:00Z">
        <w:r w:rsidDel="006F6B64">
          <w:rPr>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11D3E799" w14:textId="0E632513" w:rsidR="009C01EF" w:rsidDel="006F6B64" w:rsidRDefault="00000000" w:rsidP="00855E95">
      <w:pPr>
        <w:pStyle w:val="Heading1"/>
        <w:numPr>
          <w:ilvl w:val="0"/>
          <w:numId w:val="0"/>
        </w:numPr>
        <w:rPr>
          <w:del w:id="101" w:author="Valeria Cantu" w:date="2026-10-23T18:13:00Z" w16du:dateUtc="2026-10-23T17:13:00Z"/>
          <w:rFonts w:ascii="Times New Roman" w:eastAsia="Times New Roman" w:hAnsi="Times New Roman" w:cs="Times New Roman"/>
          <w:sz w:val="24"/>
          <w:szCs w:val="24"/>
        </w:rPr>
        <w:pPrChange w:id="102" w:author="Valeria Cantu" w:date="2026-10-24T01:14:00Z" w16du:dateUtc="2026-10-24T00:14:00Z">
          <w:pPr>
            <w:spacing w:line="240" w:lineRule="auto"/>
            <w:ind w:left="720"/>
          </w:pPr>
        </w:pPrChange>
      </w:pPr>
      <w:del w:id="103" w:author="Valeria Cantu" w:date="2026-10-23T18:13:00Z" w16du:dateUtc="2026-10-23T17:13:00Z">
        <w:r w:rsidDel="006F6B64">
          <w:rPr>
            <w:sz w:val="24"/>
            <w:szCs w:val="24"/>
          </w:rPr>
          <w:delText>Information on how to reference AI tools is available in the Harvard Referencing Handbook, which can be downloaded at:</w:delText>
        </w:r>
        <w:r w:rsidDel="006F6B64">
          <w:delText xml:space="preserve"> </w:delText>
        </w:r>
        <w:r w:rsidDel="006F6B64">
          <w:rPr>
            <w:sz w:val="24"/>
            <w:szCs w:val="24"/>
          </w:rPr>
          <w:delText>https://library.cct.ie/referencing/harvard</w:delText>
        </w:r>
      </w:del>
    </w:p>
    <w:p w14:paraId="0968A264" w14:textId="0C921150" w:rsidR="009C01EF" w:rsidDel="006F6B64" w:rsidRDefault="009C01EF" w:rsidP="00855E95">
      <w:pPr>
        <w:pStyle w:val="Heading1"/>
        <w:numPr>
          <w:ilvl w:val="0"/>
          <w:numId w:val="0"/>
        </w:numPr>
        <w:rPr>
          <w:del w:id="104" w:author="Valeria Cantu" w:date="2026-10-23T18:13:00Z" w16du:dateUtc="2026-10-23T17:13:00Z"/>
          <w:rFonts w:ascii="Times New Roman" w:eastAsia="Times New Roman" w:hAnsi="Times New Roman" w:cs="Times New Roman"/>
          <w:sz w:val="24"/>
          <w:szCs w:val="24"/>
        </w:rPr>
        <w:pPrChange w:id="105" w:author="Valeria Cantu" w:date="2026-10-24T01:14:00Z" w16du:dateUtc="2026-10-24T00:14:00Z">
          <w:pPr>
            <w:spacing w:after="0" w:line="240" w:lineRule="auto"/>
            <w:ind w:left="720"/>
          </w:pPr>
        </w:pPrChange>
      </w:pPr>
    </w:p>
    <w:p w14:paraId="0E2A8696" w14:textId="73394C6E" w:rsidR="009C01EF" w:rsidDel="006F6B64" w:rsidRDefault="00000000" w:rsidP="00855E95">
      <w:pPr>
        <w:pStyle w:val="Heading1"/>
        <w:numPr>
          <w:ilvl w:val="0"/>
          <w:numId w:val="0"/>
        </w:numPr>
        <w:rPr>
          <w:del w:id="106" w:author="Valeria Cantu" w:date="2026-10-23T18:13:00Z" w16du:dateUtc="2026-10-23T17:13:00Z"/>
          <w:sz w:val="24"/>
          <w:szCs w:val="24"/>
        </w:rPr>
        <w:pPrChange w:id="107" w:author="Valeria Cantu" w:date="2026-10-24T01:14:00Z" w16du:dateUtc="2026-10-24T00:14:00Z">
          <w:pPr>
            <w:spacing w:line="240" w:lineRule="auto"/>
            <w:ind w:left="720"/>
          </w:pPr>
        </w:pPrChange>
      </w:pPr>
      <w:del w:id="108" w:author="Valeria Cantu" w:date="2026-10-23T18:13:00Z" w16du:dateUtc="2026-10-23T17:13:00Z">
        <w:r w:rsidDel="006F6B64">
          <w:rPr>
            <w:sz w:val="24"/>
            <w:szCs w:val="24"/>
          </w:rPr>
          <w:delText>If you did not use AI tools: delete the first statement and keep the second one.</w:delText>
        </w:r>
      </w:del>
    </w:p>
    <w:p w14:paraId="1079DB12" w14:textId="7835FA0B" w:rsidR="009C01EF" w:rsidDel="006F6B64" w:rsidRDefault="009C01EF" w:rsidP="00855E95">
      <w:pPr>
        <w:pStyle w:val="Heading1"/>
        <w:numPr>
          <w:ilvl w:val="0"/>
          <w:numId w:val="0"/>
        </w:numPr>
        <w:rPr>
          <w:del w:id="109" w:author="Valeria Cantu" w:date="2026-10-23T18:13:00Z" w16du:dateUtc="2026-10-23T17:13:00Z"/>
          <w:sz w:val="24"/>
          <w:szCs w:val="24"/>
        </w:rPr>
        <w:pPrChange w:id="110" w:author="Valeria Cantu" w:date="2026-10-24T01:14:00Z" w16du:dateUtc="2026-10-24T00:14:00Z">
          <w:pPr>
            <w:spacing w:line="240" w:lineRule="auto"/>
          </w:pPr>
        </w:pPrChange>
      </w:pPr>
    </w:p>
    <w:p w14:paraId="2DD60C52" w14:textId="5A5AB82D" w:rsidR="009C01EF" w:rsidDel="006F6B64" w:rsidRDefault="00000000" w:rsidP="00855E95">
      <w:pPr>
        <w:pStyle w:val="Heading1"/>
        <w:numPr>
          <w:ilvl w:val="0"/>
          <w:numId w:val="0"/>
        </w:numPr>
        <w:rPr>
          <w:del w:id="111" w:author="Valeria Cantu" w:date="2026-10-23T18:13:00Z" w16du:dateUtc="2026-10-23T17:13:00Z"/>
          <w:sz w:val="24"/>
          <w:szCs w:val="24"/>
        </w:rPr>
        <w:pPrChange w:id="112" w:author="Valeria Cantu" w:date="2026-10-24T01:14:00Z" w16du:dateUtc="2026-10-24T00:14:00Z">
          <w:pPr>
            <w:numPr>
              <w:numId w:val="1"/>
            </w:numPr>
            <w:pBdr>
              <w:top w:val="nil"/>
              <w:left w:val="nil"/>
              <w:bottom w:val="nil"/>
              <w:right w:val="nil"/>
              <w:between w:val="nil"/>
            </w:pBdr>
            <w:ind w:left="720" w:hanging="360"/>
          </w:pPr>
        </w:pPrChange>
      </w:pPr>
      <w:del w:id="113" w:author="Valeria Cantu" w:date="2026-10-23T18:13:00Z" w16du:dateUtc="2026-10-23T17:13:00Z">
        <w:r w:rsidDel="006F6B64">
          <w:rPr>
            <w:sz w:val="24"/>
            <w:szCs w:val="24"/>
          </w:rPr>
          <w:delText>Version Control</w:delText>
        </w:r>
      </w:del>
    </w:p>
    <w:p w14:paraId="07A363E9" w14:textId="0CAF54CB" w:rsidR="009C01EF" w:rsidDel="006F6B64" w:rsidRDefault="00000000" w:rsidP="00855E95">
      <w:pPr>
        <w:pStyle w:val="Heading1"/>
        <w:numPr>
          <w:ilvl w:val="0"/>
          <w:numId w:val="0"/>
        </w:numPr>
        <w:rPr>
          <w:del w:id="114" w:author="Valeria Cantu" w:date="2026-10-23T18:13:00Z" w16du:dateUtc="2026-10-23T17:13:00Z"/>
          <w:sz w:val="24"/>
          <w:szCs w:val="24"/>
        </w:rPr>
        <w:pPrChange w:id="115" w:author="Valeria Cantu" w:date="2026-10-24T01:14:00Z" w16du:dateUtc="2026-10-24T00:14:00Z">
          <w:pPr>
            <w:spacing w:before="280" w:after="280" w:line="240" w:lineRule="auto"/>
            <w:ind w:left="720"/>
          </w:pPr>
        </w:pPrChange>
      </w:pPr>
      <w:del w:id="116" w:author="Valeria Cantu" w:date="2026-10-23T18:13:00Z" w16du:dateUtc="2026-10-23T17:13:00Z">
        <w:r w:rsidDel="006F6B64">
          <w:rPr>
            <w:sz w:val="24"/>
            <w:szCs w:val="24"/>
          </w:rPr>
          <w:delText>Enabling Version Control in Microsoft Word:</w:delText>
        </w:r>
      </w:del>
    </w:p>
    <w:p w14:paraId="223C8503" w14:textId="753CD9E6" w:rsidR="009C01EF" w:rsidDel="006F6B64" w:rsidRDefault="00000000" w:rsidP="00855E95">
      <w:pPr>
        <w:pStyle w:val="Heading1"/>
        <w:numPr>
          <w:ilvl w:val="0"/>
          <w:numId w:val="0"/>
        </w:numPr>
        <w:rPr>
          <w:del w:id="117" w:author="Valeria Cantu" w:date="2026-10-23T18:13:00Z" w16du:dateUtc="2026-10-23T17:13:00Z"/>
          <w:sz w:val="24"/>
          <w:szCs w:val="24"/>
        </w:rPr>
        <w:pPrChange w:id="118" w:author="Valeria Cantu" w:date="2026-10-24T01:14:00Z" w16du:dateUtc="2026-10-24T00:14:00Z">
          <w:pPr>
            <w:spacing w:before="280" w:after="280" w:line="240" w:lineRule="auto"/>
            <w:ind w:left="720"/>
          </w:pPr>
        </w:pPrChange>
      </w:pPr>
      <w:del w:id="119" w:author="Valeria Cantu" w:date="2026-10-23T18:13:00Z" w16du:dateUtc="2026-10-23T17:13:00Z">
        <w:r w:rsidDel="006F6B64">
          <w:rPr>
            <w:sz w:val="24"/>
            <w:szCs w:val="24"/>
          </w:rPr>
          <w:delText>Version control in Microsoft Word can be achieved in a few ways. Here’s how to do it:</w:delText>
        </w:r>
      </w:del>
    </w:p>
    <w:p w14:paraId="06C793BE" w14:textId="6A9ABA0C" w:rsidR="009C01EF" w:rsidDel="006F6B64" w:rsidRDefault="00000000" w:rsidP="00855E95">
      <w:pPr>
        <w:pStyle w:val="Heading1"/>
        <w:numPr>
          <w:ilvl w:val="0"/>
          <w:numId w:val="0"/>
        </w:numPr>
        <w:rPr>
          <w:del w:id="120" w:author="Valeria Cantu" w:date="2026-10-23T18:13:00Z" w16du:dateUtc="2026-10-23T17:13:00Z"/>
          <w:sz w:val="24"/>
          <w:szCs w:val="24"/>
        </w:rPr>
        <w:pPrChange w:id="121" w:author="Valeria Cantu" w:date="2026-10-24T01:14:00Z" w16du:dateUtc="2026-10-24T00:14:00Z">
          <w:pPr>
            <w:spacing w:before="280" w:after="280" w:line="240" w:lineRule="auto"/>
            <w:ind w:left="720"/>
          </w:pPr>
        </w:pPrChange>
      </w:pPr>
      <w:del w:id="122" w:author="Valeria Cantu" w:date="2026-10-23T18:13:00Z" w16du:dateUtc="2026-10-23T17:13:00Z">
        <w:r w:rsidDel="006F6B64">
          <w:rPr>
            <w:sz w:val="24"/>
            <w:szCs w:val="24"/>
          </w:rPr>
          <w:delText>1. Using Track Changes:</w:delText>
        </w:r>
      </w:del>
    </w:p>
    <w:p w14:paraId="317B96B9" w14:textId="590F9F79" w:rsidR="009C01EF" w:rsidDel="006F6B64" w:rsidRDefault="00000000" w:rsidP="00855E95">
      <w:pPr>
        <w:pStyle w:val="Heading1"/>
        <w:numPr>
          <w:ilvl w:val="0"/>
          <w:numId w:val="0"/>
        </w:numPr>
        <w:rPr>
          <w:del w:id="123" w:author="Valeria Cantu" w:date="2026-10-23T18:13:00Z" w16du:dateUtc="2026-10-23T17:13:00Z"/>
        </w:rPr>
        <w:pPrChange w:id="124" w:author="Valeria Cantu" w:date="2026-10-24T01:14:00Z" w16du:dateUtc="2026-10-24T00:14:00Z">
          <w:pPr>
            <w:numPr>
              <w:numId w:val="3"/>
            </w:numPr>
            <w:spacing w:before="280" w:after="280" w:line="240" w:lineRule="auto"/>
            <w:ind w:left="1440" w:hanging="360"/>
          </w:pPr>
        </w:pPrChange>
      </w:pPr>
      <w:del w:id="125" w:author="Valeria Cantu" w:date="2026-10-23T18:13:00Z" w16du:dateUtc="2026-10-23T17:13:00Z">
        <w:r w:rsidDel="006F6B64">
          <w:rPr>
            <w:sz w:val="24"/>
            <w:szCs w:val="24"/>
          </w:rPr>
          <w:delText xml:space="preserve">Track Changes is a built-in feature of Word that helps users monitor edits. </w:delText>
        </w:r>
      </w:del>
    </w:p>
    <w:p w14:paraId="6D52019C" w14:textId="29C7B692" w:rsidR="009C01EF" w:rsidDel="006F6B64" w:rsidRDefault="00000000" w:rsidP="00855E95">
      <w:pPr>
        <w:pStyle w:val="Heading1"/>
        <w:numPr>
          <w:ilvl w:val="0"/>
          <w:numId w:val="0"/>
        </w:numPr>
        <w:rPr>
          <w:del w:id="126" w:author="Valeria Cantu" w:date="2026-10-23T18:13:00Z" w16du:dateUtc="2026-10-23T17:13:00Z"/>
          <w:sz w:val="24"/>
          <w:szCs w:val="24"/>
        </w:rPr>
        <w:pPrChange w:id="127" w:author="Valeria Cantu" w:date="2026-10-24T01:14:00Z" w16du:dateUtc="2026-10-24T00:14:00Z">
          <w:pPr>
            <w:spacing w:before="280" w:after="280" w:line="240" w:lineRule="auto"/>
            <w:ind w:left="1440"/>
          </w:pPr>
        </w:pPrChange>
      </w:pPr>
      <w:del w:id="128" w:author="Valeria Cantu" w:date="2026-10-23T18:13:00Z" w16du:dateUtc="2026-10-23T17:13:00Z">
        <w:r w:rsidDel="006F6B64">
          <w:rPr>
            <w:sz w:val="24"/>
            <w:szCs w:val="24"/>
          </w:rPr>
          <w:delText>To enable:</w:delText>
        </w:r>
      </w:del>
    </w:p>
    <w:p w14:paraId="7E14A5AB" w14:textId="2782E6D1" w:rsidR="009C01EF" w:rsidDel="006F6B64" w:rsidRDefault="00000000" w:rsidP="00855E95">
      <w:pPr>
        <w:pStyle w:val="Heading1"/>
        <w:numPr>
          <w:ilvl w:val="0"/>
          <w:numId w:val="0"/>
        </w:numPr>
        <w:rPr>
          <w:del w:id="129" w:author="Valeria Cantu" w:date="2026-10-23T18:13:00Z" w16du:dateUtc="2026-10-23T17:13:00Z"/>
        </w:rPr>
        <w:pPrChange w:id="130" w:author="Valeria Cantu" w:date="2026-10-24T01:14:00Z" w16du:dateUtc="2026-10-24T00:14:00Z">
          <w:pPr>
            <w:numPr>
              <w:ilvl w:val="1"/>
              <w:numId w:val="3"/>
            </w:numPr>
            <w:spacing w:before="280" w:after="0" w:line="240" w:lineRule="auto"/>
            <w:ind w:left="2160" w:hanging="360"/>
          </w:pPr>
        </w:pPrChange>
      </w:pPr>
      <w:del w:id="131" w:author="Valeria Cantu" w:date="2026-10-23T18:13:00Z" w16du:dateUtc="2026-10-23T17:13:00Z">
        <w:r w:rsidDel="006F6B64">
          <w:rPr>
            <w:sz w:val="24"/>
            <w:szCs w:val="24"/>
          </w:rPr>
          <w:delText>Go to the Review tab.</w:delText>
        </w:r>
      </w:del>
    </w:p>
    <w:p w14:paraId="792495D1" w14:textId="23D9EA8D" w:rsidR="009C01EF" w:rsidDel="006F6B64" w:rsidRDefault="00000000" w:rsidP="00855E95">
      <w:pPr>
        <w:pStyle w:val="Heading1"/>
        <w:numPr>
          <w:ilvl w:val="0"/>
          <w:numId w:val="0"/>
        </w:numPr>
        <w:rPr>
          <w:del w:id="132" w:author="Valeria Cantu" w:date="2026-10-23T18:13:00Z" w16du:dateUtc="2026-10-23T17:13:00Z"/>
        </w:rPr>
        <w:pPrChange w:id="133" w:author="Valeria Cantu" w:date="2026-10-24T01:14:00Z" w16du:dateUtc="2026-10-24T00:14:00Z">
          <w:pPr>
            <w:numPr>
              <w:ilvl w:val="1"/>
              <w:numId w:val="3"/>
            </w:numPr>
            <w:spacing w:after="0" w:line="240" w:lineRule="auto"/>
            <w:ind w:left="2160" w:hanging="360"/>
          </w:pPr>
        </w:pPrChange>
      </w:pPr>
      <w:del w:id="134" w:author="Valeria Cantu" w:date="2026-10-23T18:13:00Z" w16du:dateUtc="2026-10-23T17:13:00Z">
        <w:r w:rsidDel="006F6B64">
          <w:rPr>
            <w:sz w:val="24"/>
            <w:szCs w:val="24"/>
          </w:rPr>
          <w:delText xml:space="preserve">Click Track Changes </w:delText>
        </w:r>
      </w:del>
    </w:p>
    <w:p w14:paraId="0B946725" w14:textId="1B00947A" w:rsidR="009C01EF" w:rsidDel="006F6B64" w:rsidRDefault="00000000" w:rsidP="00855E95">
      <w:pPr>
        <w:pStyle w:val="Heading1"/>
        <w:numPr>
          <w:ilvl w:val="0"/>
          <w:numId w:val="0"/>
        </w:numPr>
        <w:rPr>
          <w:del w:id="135" w:author="Valeria Cantu" w:date="2026-10-23T18:13:00Z" w16du:dateUtc="2026-10-23T17:13:00Z"/>
        </w:rPr>
        <w:pPrChange w:id="136" w:author="Valeria Cantu" w:date="2026-10-24T01:14:00Z" w16du:dateUtc="2026-10-24T00:14:00Z">
          <w:pPr>
            <w:numPr>
              <w:ilvl w:val="1"/>
              <w:numId w:val="3"/>
            </w:numPr>
            <w:spacing w:after="0" w:line="240" w:lineRule="auto"/>
            <w:ind w:left="2160" w:hanging="360"/>
          </w:pPr>
        </w:pPrChange>
      </w:pPr>
      <w:del w:id="137" w:author="Valeria Cantu" w:date="2026-10-23T18:13:00Z" w16du:dateUtc="2026-10-23T17:13:00Z">
        <w:r w:rsidDel="006F6B64">
          <w:rPr>
            <w:sz w:val="24"/>
            <w:szCs w:val="24"/>
          </w:rPr>
          <w:delText>Word will start recording changes and can show who made each edit.</w:delText>
        </w:r>
      </w:del>
    </w:p>
    <w:p w14:paraId="57459F6D" w14:textId="14E3FAD1" w:rsidR="009C01EF" w:rsidDel="006F6B64" w:rsidRDefault="00000000" w:rsidP="00855E95">
      <w:pPr>
        <w:pStyle w:val="Heading1"/>
        <w:numPr>
          <w:ilvl w:val="0"/>
          <w:numId w:val="0"/>
        </w:numPr>
        <w:rPr>
          <w:del w:id="138" w:author="Valeria Cantu" w:date="2026-10-23T18:13:00Z" w16du:dateUtc="2026-10-23T17:13:00Z"/>
        </w:rPr>
        <w:pPrChange w:id="139" w:author="Valeria Cantu" w:date="2026-10-24T01:14:00Z" w16du:dateUtc="2026-10-24T00:14:00Z">
          <w:pPr>
            <w:numPr>
              <w:ilvl w:val="1"/>
              <w:numId w:val="3"/>
            </w:numPr>
            <w:spacing w:after="280" w:line="240" w:lineRule="auto"/>
            <w:ind w:left="2160" w:hanging="360"/>
          </w:pPr>
        </w:pPrChange>
      </w:pPr>
      <w:del w:id="140" w:author="Valeria Cantu" w:date="2026-10-23T18:13:00Z" w16du:dateUtc="2026-10-23T17:13:00Z">
        <w:r w:rsidDel="006F6B64">
          <w:rPr>
            <w:sz w:val="24"/>
            <w:szCs w:val="24"/>
          </w:rPr>
          <w:delText>Select No Markup from the drop-down menu.</w:delText>
        </w:r>
      </w:del>
    </w:p>
    <w:p w14:paraId="25020027" w14:textId="6B0E9BB2" w:rsidR="009C01EF" w:rsidDel="006F6B64" w:rsidRDefault="00000000" w:rsidP="00855E95">
      <w:pPr>
        <w:pStyle w:val="Heading1"/>
        <w:numPr>
          <w:ilvl w:val="0"/>
          <w:numId w:val="0"/>
        </w:numPr>
        <w:rPr>
          <w:del w:id="141" w:author="Valeria Cantu" w:date="2026-10-23T18:13:00Z" w16du:dateUtc="2026-10-23T17:13:00Z"/>
          <w:sz w:val="24"/>
          <w:szCs w:val="24"/>
        </w:rPr>
        <w:pPrChange w:id="142" w:author="Valeria Cantu" w:date="2026-10-24T01:14:00Z" w16du:dateUtc="2026-10-24T00:14:00Z">
          <w:pPr>
            <w:spacing w:before="280" w:after="280" w:line="240" w:lineRule="auto"/>
            <w:ind w:left="2160"/>
          </w:pPr>
        </w:pPrChange>
      </w:pPr>
      <w:del w:id="143" w:author="Valeria Cantu" w:date="2026-10-23T18:13:00Z" w16du:dateUtc="2026-10-23T17:13:00Z">
        <w:r w:rsidDel="006F6B64">
          <w:rPr>
            <w:noProof/>
          </w:rPr>
          <w:drawing>
            <wp:inline distT="0" distB="0" distL="0" distR="0" wp14:anchorId="66A93EC6" wp14:editId="05DA31FC">
              <wp:extent cx="2047875" cy="1038225"/>
              <wp:effectExtent l="0" t="0" r="0" b="0"/>
              <wp:docPr id="1728545888"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0"/>
                      <a:srcRect/>
                      <a:stretch>
                        <a:fillRect/>
                      </a:stretch>
                    </pic:blipFill>
                    <pic:spPr>
                      <a:xfrm>
                        <a:off x="0" y="0"/>
                        <a:ext cx="2047875" cy="1038225"/>
                      </a:xfrm>
                      <a:prstGeom prst="rect">
                        <a:avLst/>
                      </a:prstGeom>
                      <a:ln/>
                    </pic:spPr>
                  </pic:pic>
                </a:graphicData>
              </a:graphic>
            </wp:inline>
          </w:drawing>
        </w:r>
      </w:del>
    </w:p>
    <w:p w14:paraId="58CC8CB1" w14:textId="5404137D" w:rsidR="009C01EF" w:rsidDel="006F6B64" w:rsidRDefault="00000000" w:rsidP="00855E95">
      <w:pPr>
        <w:pStyle w:val="Heading1"/>
        <w:numPr>
          <w:ilvl w:val="0"/>
          <w:numId w:val="0"/>
        </w:numPr>
        <w:rPr>
          <w:del w:id="144" w:author="Valeria Cantu" w:date="2026-10-23T18:13:00Z" w16du:dateUtc="2026-10-23T17:13:00Z"/>
          <w:sz w:val="24"/>
          <w:szCs w:val="24"/>
        </w:rPr>
        <w:pPrChange w:id="145" w:author="Valeria Cantu" w:date="2026-10-24T01:14:00Z" w16du:dateUtc="2026-10-24T00:14:00Z">
          <w:pPr>
            <w:spacing w:before="280" w:after="280" w:line="240" w:lineRule="auto"/>
            <w:ind w:left="720"/>
          </w:pPr>
        </w:pPrChange>
      </w:pPr>
      <w:del w:id="146" w:author="Valeria Cantu" w:date="2026-10-23T18:13:00Z" w16du:dateUtc="2026-10-23T17:13:00Z">
        <w:r w:rsidDel="006F6B64">
          <w:rPr>
            <w:sz w:val="24"/>
            <w:szCs w:val="24"/>
          </w:rPr>
          <w:delText>2. Using Microsoft OneDrive or SharePoint:</w:delText>
        </w:r>
      </w:del>
    </w:p>
    <w:p w14:paraId="3A3E48CE" w14:textId="2CA53312" w:rsidR="009C01EF" w:rsidDel="006F6B64" w:rsidRDefault="00000000" w:rsidP="00855E95">
      <w:pPr>
        <w:pStyle w:val="Heading1"/>
        <w:numPr>
          <w:ilvl w:val="0"/>
          <w:numId w:val="0"/>
        </w:numPr>
        <w:rPr>
          <w:del w:id="147" w:author="Valeria Cantu" w:date="2026-10-23T18:13:00Z" w16du:dateUtc="2026-10-23T17:13:00Z"/>
        </w:rPr>
        <w:pPrChange w:id="148" w:author="Valeria Cantu" w:date="2026-10-24T01:14:00Z" w16du:dateUtc="2026-10-24T00:14:00Z">
          <w:pPr>
            <w:numPr>
              <w:numId w:val="4"/>
            </w:numPr>
            <w:spacing w:before="280" w:after="0" w:line="240" w:lineRule="auto"/>
            <w:ind w:left="1440" w:hanging="360"/>
          </w:pPr>
        </w:pPrChange>
      </w:pPr>
      <w:del w:id="149" w:author="Valeria Cantu" w:date="2026-10-23T18:13:00Z" w16du:dateUtc="2026-10-23T17:13:00Z">
        <w:r w:rsidDel="006F6B64">
          <w:rPr>
            <w:sz w:val="24"/>
            <w:szCs w:val="24"/>
          </w:rPr>
          <w:delText>Save Word documents to OneDrive or SharePoint to automatically enable version history.</w:delText>
        </w:r>
      </w:del>
    </w:p>
    <w:p w14:paraId="027BCCE6" w14:textId="1BBB39AA" w:rsidR="009C01EF" w:rsidDel="006F6B64" w:rsidRDefault="00000000" w:rsidP="00855E95">
      <w:pPr>
        <w:pStyle w:val="Heading1"/>
        <w:numPr>
          <w:ilvl w:val="0"/>
          <w:numId w:val="0"/>
        </w:numPr>
        <w:rPr>
          <w:del w:id="150" w:author="Valeria Cantu" w:date="2026-10-23T18:13:00Z" w16du:dateUtc="2026-10-23T17:13:00Z"/>
        </w:rPr>
        <w:pPrChange w:id="151" w:author="Valeria Cantu" w:date="2026-10-24T01:14:00Z" w16du:dateUtc="2026-10-24T00:14:00Z">
          <w:pPr>
            <w:numPr>
              <w:ilvl w:val="1"/>
              <w:numId w:val="4"/>
            </w:numPr>
            <w:spacing w:after="0" w:line="240" w:lineRule="auto"/>
            <w:ind w:left="2160" w:hanging="360"/>
          </w:pPr>
        </w:pPrChange>
      </w:pPr>
      <w:del w:id="152" w:author="Valeria Cantu" w:date="2026-10-23T18:13:00Z" w16du:dateUtc="2026-10-23T17:13:00Z">
        <w:r w:rsidDel="006F6B64">
          <w:rPr>
            <w:sz w:val="24"/>
            <w:szCs w:val="24"/>
          </w:rPr>
          <w:delText>Go to File &gt; Save As &gt; OneDrive or SharePoint.</w:delText>
        </w:r>
      </w:del>
    </w:p>
    <w:p w14:paraId="627040A9" w14:textId="1F6A9CD7" w:rsidR="009C01EF" w:rsidDel="006F6B64" w:rsidRDefault="00000000" w:rsidP="00855E95">
      <w:pPr>
        <w:pStyle w:val="Heading1"/>
        <w:numPr>
          <w:ilvl w:val="0"/>
          <w:numId w:val="0"/>
        </w:numPr>
        <w:rPr>
          <w:del w:id="153" w:author="Valeria Cantu" w:date="2026-10-23T18:13:00Z" w16du:dateUtc="2026-10-23T17:13:00Z"/>
        </w:rPr>
        <w:pPrChange w:id="154" w:author="Valeria Cantu" w:date="2026-10-24T01:14:00Z" w16du:dateUtc="2026-10-24T00:14:00Z">
          <w:pPr>
            <w:numPr>
              <w:ilvl w:val="1"/>
              <w:numId w:val="4"/>
            </w:numPr>
            <w:spacing w:after="280" w:line="240" w:lineRule="auto"/>
            <w:ind w:left="2160" w:hanging="360"/>
          </w:pPr>
        </w:pPrChange>
      </w:pPr>
      <w:del w:id="155" w:author="Valeria Cantu" w:date="2026-10-23T18:13:00Z" w16du:dateUtc="2026-10-23T17:13:00Z">
        <w:r w:rsidDel="006F6B64">
          <w:rPr>
            <w:sz w:val="24"/>
            <w:szCs w:val="24"/>
          </w:rPr>
          <w:delText>In OneDrive or SharePoint, right-click the document, and select Version History to view or restore previous versions.</w:delText>
        </w:r>
      </w:del>
    </w:p>
    <w:p w14:paraId="076D7A94" w14:textId="7DDC4CBD" w:rsidR="009C01EF" w:rsidRPr="006F6B64" w:rsidDel="006F6B64" w:rsidRDefault="00000000" w:rsidP="00855E95">
      <w:pPr>
        <w:pStyle w:val="Heading1"/>
        <w:numPr>
          <w:ilvl w:val="0"/>
          <w:numId w:val="0"/>
        </w:numPr>
        <w:rPr>
          <w:del w:id="156" w:author="Valeria Cantu" w:date="2026-10-23T18:13:00Z" w16du:dateUtc="2026-10-23T17:13:00Z"/>
          <w:sz w:val="24"/>
          <w:szCs w:val="24"/>
        </w:rPr>
        <w:pPrChange w:id="157" w:author="Valeria Cantu" w:date="2026-10-24T01:14:00Z" w16du:dateUtc="2026-10-24T00:14:00Z">
          <w:pPr>
            <w:spacing w:before="280" w:after="280" w:line="240" w:lineRule="auto"/>
            <w:ind w:left="720"/>
          </w:pPr>
        </w:pPrChange>
      </w:pPr>
      <w:del w:id="158" w:author="Valeria Cantu" w:date="2026-10-23T18:13:00Z" w16du:dateUtc="2026-10-23T17:13:00Z">
        <w:r w:rsidRPr="006F6B64" w:rsidDel="006F6B64">
          <w:rPr>
            <w:sz w:val="24"/>
            <w:szCs w:val="24"/>
          </w:rPr>
          <w:delText>3. Saving files manually:</w:delText>
        </w:r>
      </w:del>
    </w:p>
    <w:p w14:paraId="0E042874" w14:textId="4570716C" w:rsidR="009C01EF" w:rsidDel="006F6B64" w:rsidRDefault="00000000" w:rsidP="00855E95">
      <w:pPr>
        <w:pStyle w:val="Heading1"/>
        <w:numPr>
          <w:ilvl w:val="0"/>
          <w:numId w:val="0"/>
        </w:numPr>
        <w:rPr>
          <w:del w:id="159" w:author="Valeria Cantu" w:date="2026-10-23T18:13:00Z" w16du:dateUtc="2026-10-23T17:13:00Z"/>
        </w:rPr>
        <w:pPrChange w:id="160" w:author="Valeria Cantu" w:date="2026-10-24T01:14:00Z" w16du:dateUtc="2026-10-24T00:14:00Z">
          <w:pPr>
            <w:numPr>
              <w:numId w:val="5"/>
            </w:numPr>
            <w:spacing w:before="280" w:after="0" w:line="240" w:lineRule="auto"/>
            <w:ind w:left="1440" w:hanging="360"/>
          </w:pPr>
        </w:pPrChange>
      </w:pPr>
      <w:del w:id="161" w:author="Valeria Cantu" w:date="2026-10-23T18:13:00Z" w16du:dateUtc="2026-10-23T17:13:00Z">
        <w:r w:rsidDel="006F6B64">
          <w:rPr>
            <w:sz w:val="24"/>
            <w:szCs w:val="24"/>
          </w:rPr>
          <w:delText>Users can create manual versions by saving files with date or version numbers in the filename, like Document_v1, Document_v2, etc.</w:delText>
        </w:r>
      </w:del>
    </w:p>
    <w:p w14:paraId="5090B5D1" w14:textId="1A62D731" w:rsidR="009C01EF" w:rsidDel="006F6B64" w:rsidRDefault="00000000" w:rsidP="00855E95">
      <w:pPr>
        <w:pStyle w:val="Heading1"/>
        <w:numPr>
          <w:ilvl w:val="0"/>
          <w:numId w:val="0"/>
        </w:numPr>
        <w:rPr>
          <w:del w:id="162" w:author="Valeria Cantu" w:date="2026-10-23T18:13:00Z" w16du:dateUtc="2026-10-23T17:13:00Z"/>
        </w:rPr>
        <w:pPrChange w:id="163" w:author="Valeria Cantu" w:date="2026-10-24T01:14:00Z" w16du:dateUtc="2026-10-24T00:14:00Z">
          <w:pPr>
            <w:numPr>
              <w:numId w:val="5"/>
            </w:numPr>
            <w:spacing w:after="280" w:line="240" w:lineRule="auto"/>
            <w:ind w:left="1440" w:hanging="360"/>
          </w:pPr>
        </w:pPrChange>
      </w:pPr>
      <w:del w:id="164" w:author="Valeria Cantu" w:date="2026-10-23T18:13:00Z" w16du:dateUtc="2026-10-23T17:13:00Z">
        <w:r w:rsidDel="006F6B64">
          <w:rPr>
            <w:sz w:val="24"/>
            <w:szCs w:val="24"/>
          </w:rPr>
          <w:delText>This method requires consistent discipline and a well-maintained naming system.</w:delText>
        </w:r>
      </w:del>
    </w:p>
    <w:p w14:paraId="5A9BFE4C" w14:textId="05121B10" w:rsidR="009C01EF" w:rsidDel="006F6B64" w:rsidRDefault="00000000" w:rsidP="00855E95">
      <w:pPr>
        <w:pStyle w:val="Heading1"/>
        <w:numPr>
          <w:ilvl w:val="0"/>
          <w:numId w:val="0"/>
        </w:numPr>
        <w:rPr>
          <w:del w:id="165" w:author="Valeria Cantu" w:date="2026-10-23T18:13:00Z" w16du:dateUtc="2026-10-23T17:13:00Z"/>
          <w:sz w:val="24"/>
          <w:szCs w:val="24"/>
        </w:rPr>
        <w:pPrChange w:id="166" w:author="Valeria Cantu" w:date="2026-10-24T01:14:00Z" w16du:dateUtc="2026-10-24T00:14:00Z">
          <w:pPr>
            <w:spacing w:before="280" w:after="280" w:line="240" w:lineRule="auto"/>
            <w:ind w:left="1080"/>
          </w:pPr>
        </w:pPrChange>
      </w:pPr>
      <w:del w:id="167" w:author="Valeria Cantu" w:date="2026-10-23T18:13:00Z" w16du:dateUtc="2026-10-23T17:13:00Z">
        <w:r w:rsidDel="006F6B64">
          <w:rPr>
            <w:sz w:val="24"/>
            <w:szCs w:val="24"/>
          </w:rPr>
          <w:delText>Proper file naming is critical for version control. To efficiently track different versions of a document, file names should include essential details such as:</w:delText>
        </w:r>
      </w:del>
    </w:p>
    <w:p w14:paraId="2D778E9D" w14:textId="2B78D02B" w:rsidR="009C01EF" w:rsidDel="006F6B64" w:rsidRDefault="00000000" w:rsidP="00855E95">
      <w:pPr>
        <w:pStyle w:val="Heading1"/>
        <w:numPr>
          <w:ilvl w:val="0"/>
          <w:numId w:val="0"/>
        </w:numPr>
        <w:rPr>
          <w:del w:id="168" w:author="Valeria Cantu" w:date="2026-10-23T18:13:00Z" w16du:dateUtc="2026-10-23T17:13:00Z"/>
        </w:rPr>
        <w:pPrChange w:id="169" w:author="Valeria Cantu" w:date="2026-10-24T01:14:00Z" w16du:dateUtc="2026-10-24T00:14:00Z">
          <w:pPr>
            <w:numPr>
              <w:numId w:val="6"/>
            </w:numPr>
            <w:spacing w:before="280" w:after="0" w:line="240" w:lineRule="auto"/>
            <w:ind w:left="1800" w:hanging="360"/>
          </w:pPr>
        </w:pPrChange>
      </w:pPr>
      <w:del w:id="170" w:author="Valeria Cantu" w:date="2026-10-23T18:13:00Z" w16du:dateUtc="2026-10-23T17:13:00Z">
        <w:r w:rsidDel="006F6B64">
          <w:rPr>
            <w:sz w:val="24"/>
            <w:szCs w:val="24"/>
          </w:rPr>
          <w:delText>Student number</w:delText>
        </w:r>
      </w:del>
    </w:p>
    <w:p w14:paraId="5EA6F12E" w14:textId="4FC285A7" w:rsidR="009C01EF" w:rsidDel="006F6B64" w:rsidRDefault="00000000" w:rsidP="00855E95">
      <w:pPr>
        <w:pStyle w:val="Heading1"/>
        <w:numPr>
          <w:ilvl w:val="0"/>
          <w:numId w:val="0"/>
        </w:numPr>
        <w:rPr>
          <w:del w:id="171" w:author="Valeria Cantu" w:date="2026-10-23T18:13:00Z" w16du:dateUtc="2026-10-23T17:13:00Z"/>
        </w:rPr>
        <w:pPrChange w:id="172" w:author="Valeria Cantu" w:date="2026-10-24T01:14:00Z" w16du:dateUtc="2026-10-24T00:14:00Z">
          <w:pPr>
            <w:numPr>
              <w:numId w:val="6"/>
            </w:numPr>
            <w:spacing w:after="0" w:line="240" w:lineRule="auto"/>
            <w:ind w:left="1800" w:hanging="360"/>
          </w:pPr>
        </w:pPrChange>
      </w:pPr>
      <w:del w:id="173" w:author="Valeria Cantu" w:date="2026-10-23T18:13:00Z" w16du:dateUtc="2026-10-23T17:13:00Z">
        <w:r w:rsidDel="006F6B64">
          <w:rPr>
            <w:sz w:val="24"/>
            <w:szCs w:val="24"/>
          </w:rPr>
          <w:delText xml:space="preserve">Assignment </w:delText>
        </w:r>
      </w:del>
    </w:p>
    <w:p w14:paraId="457F4AE0" w14:textId="101C223C" w:rsidR="009C01EF" w:rsidDel="006F6B64" w:rsidRDefault="00000000" w:rsidP="00855E95">
      <w:pPr>
        <w:pStyle w:val="Heading1"/>
        <w:numPr>
          <w:ilvl w:val="0"/>
          <w:numId w:val="0"/>
        </w:numPr>
        <w:rPr>
          <w:del w:id="174" w:author="Valeria Cantu" w:date="2026-10-23T18:13:00Z" w16du:dateUtc="2026-10-23T17:13:00Z"/>
        </w:rPr>
        <w:pPrChange w:id="175" w:author="Valeria Cantu" w:date="2026-10-24T01:14:00Z" w16du:dateUtc="2026-10-24T00:14:00Z">
          <w:pPr>
            <w:numPr>
              <w:numId w:val="6"/>
            </w:numPr>
            <w:spacing w:after="0" w:line="240" w:lineRule="auto"/>
            <w:ind w:left="1800" w:hanging="360"/>
          </w:pPr>
        </w:pPrChange>
      </w:pPr>
      <w:del w:id="176" w:author="Valeria Cantu" w:date="2026-10-23T18:13:00Z" w16du:dateUtc="2026-10-23T17:13:00Z">
        <w:r w:rsidDel="006F6B64">
          <w:rPr>
            <w:sz w:val="24"/>
            <w:szCs w:val="24"/>
          </w:rPr>
          <w:delText>Module title</w:delText>
        </w:r>
      </w:del>
    </w:p>
    <w:p w14:paraId="3F68530F" w14:textId="7557F81D" w:rsidR="009C01EF" w:rsidDel="006F6B64" w:rsidRDefault="00000000" w:rsidP="00855E95">
      <w:pPr>
        <w:pStyle w:val="Heading1"/>
        <w:numPr>
          <w:ilvl w:val="0"/>
          <w:numId w:val="0"/>
        </w:numPr>
        <w:rPr>
          <w:del w:id="177" w:author="Valeria Cantu" w:date="2026-10-23T18:13:00Z" w16du:dateUtc="2026-10-23T17:13:00Z"/>
        </w:rPr>
        <w:pPrChange w:id="178" w:author="Valeria Cantu" w:date="2026-10-24T01:14:00Z" w16du:dateUtc="2026-10-24T00:14:00Z">
          <w:pPr>
            <w:numPr>
              <w:numId w:val="6"/>
            </w:numPr>
            <w:spacing w:after="280" w:line="240" w:lineRule="auto"/>
            <w:ind w:left="1800" w:hanging="360"/>
          </w:pPr>
        </w:pPrChange>
      </w:pPr>
      <w:del w:id="179" w:author="Valeria Cantu" w:date="2026-10-23T18:13:00Z" w16du:dateUtc="2026-10-23T17:13:00Z">
        <w:r w:rsidDel="006F6B64">
          <w:rPr>
            <w:sz w:val="24"/>
            <w:szCs w:val="24"/>
          </w:rPr>
          <w:delText>Version Number</w:delText>
        </w:r>
      </w:del>
    </w:p>
    <w:p w14:paraId="20473E91" w14:textId="3CC2A4CC" w:rsidR="009C01EF" w:rsidDel="006F6B64" w:rsidRDefault="00000000" w:rsidP="00855E95">
      <w:pPr>
        <w:pStyle w:val="Heading1"/>
        <w:numPr>
          <w:ilvl w:val="0"/>
          <w:numId w:val="0"/>
        </w:numPr>
        <w:rPr>
          <w:del w:id="180" w:author="Valeria Cantu" w:date="2026-10-23T18:13:00Z" w16du:dateUtc="2026-10-23T17:13:00Z"/>
          <w:sz w:val="24"/>
          <w:szCs w:val="24"/>
        </w:rPr>
        <w:pPrChange w:id="181" w:author="Valeria Cantu" w:date="2026-10-24T01:14:00Z" w16du:dateUtc="2026-10-24T00:14:00Z">
          <w:pPr>
            <w:spacing w:before="280" w:after="280" w:line="240" w:lineRule="auto"/>
            <w:ind w:left="1440"/>
          </w:pPr>
        </w:pPrChange>
      </w:pPr>
      <w:del w:id="182" w:author="Valeria Cantu" w:date="2026-10-23T18:13:00Z" w16du:dateUtc="2026-10-23T17:13:00Z">
        <w:r w:rsidDel="006F6B64">
          <w:rPr>
            <w:sz w:val="24"/>
            <w:szCs w:val="24"/>
          </w:rPr>
          <w:delText>For example: 2024998_CA1_</w:delText>
        </w:r>
        <w:r w:rsidDel="006F6B64">
          <w:delText xml:space="preserve"> </w:delText>
        </w:r>
        <w:r w:rsidDel="006F6B64">
          <w:rPr>
            <w:sz w:val="24"/>
            <w:szCs w:val="24"/>
          </w:rPr>
          <w:delText>Data Visualisation &amp; Communication_v1</w:delText>
        </w:r>
      </w:del>
    </w:p>
    <w:p w14:paraId="68380B87" w14:textId="2CD76072" w:rsidR="009C01EF" w:rsidDel="006F6B64" w:rsidRDefault="00000000" w:rsidP="00855E95">
      <w:pPr>
        <w:pStyle w:val="Heading1"/>
        <w:numPr>
          <w:ilvl w:val="0"/>
          <w:numId w:val="0"/>
        </w:numPr>
        <w:rPr>
          <w:del w:id="183" w:author="Valeria Cantu" w:date="2026-10-23T18:13:00Z" w16du:dateUtc="2026-10-23T17:13:00Z"/>
          <w:sz w:val="24"/>
          <w:szCs w:val="24"/>
        </w:rPr>
        <w:pPrChange w:id="184" w:author="Valeria Cantu" w:date="2026-10-24T01:14:00Z" w16du:dateUtc="2026-10-24T00:14:00Z">
          <w:pPr>
            <w:spacing w:before="280" w:after="280" w:line="240" w:lineRule="auto"/>
            <w:ind w:left="1080"/>
          </w:pPr>
        </w:pPrChange>
      </w:pPr>
      <w:del w:id="185" w:author="Valeria Cantu" w:date="2026-10-23T18:13:00Z" w16du:dateUtc="2026-10-23T17:13:00Z">
        <w:r w:rsidDel="006F6B64">
          <w:rPr>
            <w:sz w:val="24"/>
            <w:szCs w:val="24"/>
          </w:rPr>
          <w:delText>By adhering to a consistent file-naming convention, it's easier to identify and retrieve specific versions of a file, avoid confusion, and ensure efficient collaboration across multiple contributors.</w:delText>
        </w:r>
      </w:del>
    </w:p>
    <w:p w14:paraId="491F257D" w14:textId="5D9BC7FC" w:rsidR="009C01EF" w:rsidDel="006F6B64" w:rsidRDefault="009C01EF" w:rsidP="00855E95">
      <w:pPr>
        <w:pStyle w:val="Heading1"/>
        <w:numPr>
          <w:ilvl w:val="0"/>
          <w:numId w:val="0"/>
        </w:numPr>
        <w:rPr>
          <w:del w:id="186" w:author="Valeria Cantu" w:date="2026-10-23T18:13:00Z" w16du:dateUtc="2026-10-23T17:13:00Z"/>
          <w:rFonts w:ascii="Times New Roman" w:eastAsia="Times New Roman" w:hAnsi="Times New Roman" w:cs="Times New Roman"/>
          <w:sz w:val="24"/>
          <w:szCs w:val="24"/>
        </w:rPr>
        <w:pPrChange w:id="187" w:author="Valeria Cantu" w:date="2026-10-24T01:14:00Z" w16du:dateUtc="2026-10-24T00:14:00Z">
          <w:pPr>
            <w:spacing w:after="0" w:line="240" w:lineRule="auto"/>
          </w:pPr>
        </w:pPrChange>
      </w:pPr>
    </w:p>
    <w:p w14:paraId="4AEE1862" w14:textId="130C9F25" w:rsidR="009C01EF" w:rsidDel="006F6B64" w:rsidRDefault="00000000" w:rsidP="00855E95">
      <w:pPr>
        <w:pStyle w:val="Heading1"/>
        <w:numPr>
          <w:ilvl w:val="0"/>
          <w:numId w:val="0"/>
        </w:numPr>
        <w:rPr>
          <w:del w:id="188" w:author="Valeria Cantu" w:date="2026-10-23T18:13:00Z" w16du:dateUtc="2026-10-23T17:13:00Z"/>
          <w:rFonts w:ascii="Times New Roman" w:eastAsia="Times New Roman" w:hAnsi="Times New Roman" w:cs="Times New Roman"/>
          <w:sz w:val="24"/>
          <w:szCs w:val="24"/>
        </w:rPr>
        <w:pPrChange w:id="189" w:author="Valeria Cantu" w:date="2026-10-24T01:14:00Z" w16du:dateUtc="2026-10-24T00:14:00Z">
          <w:pPr>
            <w:spacing w:line="240" w:lineRule="auto"/>
          </w:pPr>
        </w:pPrChange>
      </w:pPr>
      <w:del w:id="190" w:author="Valeria Cantu" w:date="2026-10-23T18:13:00Z" w16du:dateUtc="2026-10-23T17:13:00Z">
        <w:r w:rsidDel="006F6B64">
          <w:rPr>
            <w:sz w:val="24"/>
            <w:szCs w:val="24"/>
          </w:rPr>
          <w:delText>Ensure that any content written in red is removed from the document before submission.</w:delText>
        </w:r>
      </w:del>
    </w:p>
    <w:p w14:paraId="2B2A37A0" w14:textId="7B028AA9" w:rsidR="009C01EF" w:rsidRDefault="009C01EF" w:rsidP="003B08B6">
      <w:pPr>
        <w:pStyle w:val="Heading1"/>
        <w:numPr>
          <w:ilvl w:val="0"/>
          <w:numId w:val="0"/>
        </w:numPr>
        <w:tabs>
          <w:tab w:val="left" w:pos="2660"/>
        </w:tabs>
        <w:rPr>
          <w:sz w:val="32"/>
          <w:szCs w:val="32"/>
        </w:rPr>
        <w:pPrChange w:id="191" w:author="Valeria Cantu" w:date="2026-10-24T01:16:00Z" w16du:dateUtc="2026-10-24T00:16:00Z">
          <w:pPr/>
        </w:pPrChange>
      </w:pPr>
    </w:p>
    <w:p w14:paraId="0DA4CEAB" w14:textId="77777777" w:rsidR="009C01EF" w:rsidDel="006F6B64" w:rsidRDefault="009C01EF">
      <w:pPr>
        <w:rPr>
          <w:del w:id="192" w:author="Valeria Cantu" w:date="2026-10-23T18:14:00Z" w16du:dateUtc="2026-10-23T17:14:00Z"/>
          <w:color w:val="FF0000"/>
          <w:sz w:val="32"/>
          <w:szCs w:val="32"/>
        </w:rPr>
      </w:pPr>
    </w:p>
    <w:p w14:paraId="06992BEC" w14:textId="77777777" w:rsidR="009C01EF" w:rsidDel="006F6B64" w:rsidRDefault="009C01EF">
      <w:pPr>
        <w:rPr>
          <w:del w:id="193" w:author="Valeria Cantu" w:date="2026-10-23T18:13:00Z" w16du:dateUtc="2026-10-23T17:13:00Z"/>
          <w:color w:val="FF0000"/>
          <w:sz w:val="32"/>
          <w:szCs w:val="32"/>
        </w:rPr>
      </w:pPr>
    </w:p>
    <w:p w14:paraId="3D36C03F" w14:textId="77777777" w:rsidR="009C01EF" w:rsidDel="006F6B64" w:rsidRDefault="009C01EF">
      <w:pPr>
        <w:rPr>
          <w:del w:id="194" w:author="Valeria Cantu" w:date="2026-10-23T18:13:00Z" w16du:dateUtc="2026-10-23T17:13:00Z"/>
          <w:rFonts w:ascii="Aptos" w:eastAsia="Aptos" w:hAnsi="Aptos" w:cs="Aptos"/>
          <w:b/>
          <w:bCs/>
          <w:color w:val="FF0000"/>
          <w:sz w:val="24"/>
          <w:szCs w:val="24"/>
          <w:u w:val="single"/>
        </w:rPr>
      </w:pPr>
    </w:p>
    <w:p w14:paraId="7879FD9C" w14:textId="77777777" w:rsidR="009C01EF" w:rsidDel="006F6B64" w:rsidRDefault="009C01EF">
      <w:pPr>
        <w:rPr>
          <w:del w:id="195" w:author="Valeria Cantu" w:date="2026-10-23T18:13:00Z" w16du:dateUtc="2026-10-23T17:13:00Z"/>
          <w:rFonts w:ascii="Aptos" w:eastAsia="Aptos" w:hAnsi="Aptos" w:cs="Aptos"/>
          <w:b/>
          <w:bCs/>
          <w:color w:val="FF0000"/>
          <w:sz w:val="24"/>
          <w:szCs w:val="24"/>
          <w:u w:val="single"/>
        </w:rPr>
      </w:pPr>
    </w:p>
    <w:p w14:paraId="7B0349DF" w14:textId="77777777" w:rsidR="009C01EF" w:rsidDel="006F6B64" w:rsidRDefault="009C01EF">
      <w:pPr>
        <w:rPr>
          <w:del w:id="196" w:author="Valeria Cantu" w:date="2026-10-23T18:13:00Z" w16du:dateUtc="2026-10-23T17:13:00Z"/>
          <w:rFonts w:ascii="Aptos" w:eastAsia="Aptos" w:hAnsi="Aptos" w:cs="Aptos"/>
          <w:b/>
          <w:bCs/>
          <w:color w:val="FF0000"/>
          <w:sz w:val="24"/>
          <w:szCs w:val="24"/>
          <w:u w:val="single"/>
        </w:rPr>
      </w:pPr>
    </w:p>
    <w:p w14:paraId="4835E81F" w14:textId="77777777" w:rsidR="009C01EF" w:rsidDel="006F6B64" w:rsidRDefault="009C01EF">
      <w:pPr>
        <w:rPr>
          <w:del w:id="197" w:author="Valeria Cantu" w:date="2026-10-23T18:13:00Z" w16du:dateUtc="2026-10-23T17:13:00Z"/>
          <w:rFonts w:ascii="Aptos" w:eastAsia="Aptos" w:hAnsi="Aptos" w:cs="Aptos"/>
          <w:b/>
          <w:bCs/>
          <w:color w:val="FF0000"/>
          <w:sz w:val="24"/>
          <w:szCs w:val="24"/>
          <w:u w:val="single"/>
        </w:rPr>
      </w:pPr>
    </w:p>
    <w:p w14:paraId="5716CDB1" w14:textId="77777777" w:rsidR="009C01EF" w:rsidDel="006F6B64" w:rsidRDefault="009C01EF">
      <w:pPr>
        <w:rPr>
          <w:del w:id="198" w:author="Valeria Cantu" w:date="2026-10-23T18:13:00Z" w16du:dateUtc="2026-10-23T17:13:00Z"/>
          <w:color w:val="FF0000"/>
          <w:sz w:val="32"/>
          <w:szCs w:val="32"/>
        </w:rPr>
      </w:pPr>
    </w:p>
    <w:p w14:paraId="20DDF6BD" w14:textId="77777777" w:rsidR="009C01EF" w:rsidDel="006F6B64" w:rsidRDefault="009C01EF">
      <w:pPr>
        <w:rPr>
          <w:del w:id="199" w:author="Valeria Cantu" w:date="2026-10-23T18:14:00Z" w16du:dateUtc="2026-10-23T17:14:00Z"/>
          <w:color w:val="FF0000"/>
          <w:sz w:val="32"/>
          <w:szCs w:val="32"/>
        </w:rPr>
      </w:pPr>
    </w:p>
    <w:p w14:paraId="7E4F78AA" w14:textId="77777777" w:rsidR="009C01EF" w:rsidRDefault="009C01EF">
      <w:pPr>
        <w:rPr>
          <w:color w:val="FF0000"/>
          <w:sz w:val="32"/>
          <w:szCs w:val="32"/>
        </w:rPr>
      </w:pPr>
    </w:p>
    <w:p w14:paraId="49D500F3" w14:textId="77777777" w:rsidR="009C01EF" w:rsidDel="006F6B64" w:rsidRDefault="009C01EF">
      <w:pPr>
        <w:ind w:left="576" w:hanging="576"/>
        <w:rPr>
          <w:del w:id="200" w:author="Valeria Cantu" w:date="2026-10-23T18:12:00Z" w16du:dateUtc="2026-10-23T17:12:00Z"/>
        </w:rPr>
        <w:pPrChange w:id="201" w:author="Valeria Cantu" w:date="2026-10-24T00:50:00Z" w16du:dateUtc="2026-10-23T23:50:00Z">
          <w:pPr/>
        </w:pPrChange>
      </w:pPr>
    </w:p>
    <w:p w14:paraId="0B925966" w14:textId="77777777" w:rsidR="009C01EF" w:rsidDel="006F6B64" w:rsidRDefault="009C01EF">
      <w:pPr>
        <w:ind w:left="576" w:hanging="576"/>
        <w:rPr>
          <w:del w:id="202" w:author="Valeria Cantu" w:date="2026-10-23T18:12:00Z" w16du:dateUtc="2026-10-23T17:12:00Z"/>
        </w:rPr>
        <w:pPrChange w:id="203" w:author="Valeria Cantu" w:date="2026-10-24T00:50:00Z" w16du:dateUtc="2026-10-23T23:50:00Z">
          <w:pPr/>
        </w:pPrChange>
      </w:pPr>
    </w:p>
    <w:p w14:paraId="087C5FD8" w14:textId="0CDEAFA6" w:rsidR="009C01EF" w:rsidDel="006F6B64" w:rsidRDefault="00000000">
      <w:pPr>
        <w:ind w:left="576" w:hanging="576"/>
        <w:rPr>
          <w:del w:id="204" w:author="Valeria Cantu" w:date="2026-10-23T18:12:00Z" w16du:dateUtc="2026-10-23T17:12:00Z"/>
        </w:rPr>
        <w:pPrChange w:id="205" w:author="Valeria Cantu" w:date="2026-10-24T00:50:00Z" w16du:dateUtc="2026-10-23T23:50:00Z">
          <w:pPr>
            <w:pStyle w:val="Heading1"/>
          </w:pPr>
        </w:pPrChange>
      </w:pPr>
      <w:bookmarkStart w:id="206" w:name="_heading=h.to6vskup1rns" w:colFirst="0" w:colLast="0"/>
      <w:bookmarkEnd w:id="206"/>
      <w:del w:id="207" w:author="Valeria Cantu" w:date="2026-10-23T18:12:00Z" w16du:dateUtc="2026-10-23T17:12:00Z">
        <w:r w:rsidDel="006F6B64">
          <w:delText>Abstract</w:delText>
        </w:r>
      </w:del>
    </w:p>
    <w:p w14:paraId="2675A761" w14:textId="56052103" w:rsidR="009C01EF" w:rsidDel="006F6B64" w:rsidRDefault="009C01EF">
      <w:pPr>
        <w:ind w:left="576" w:hanging="576"/>
        <w:rPr>
          <w:del w:id="208" w:author="Valeria Cantu" w:date="2026-10-23T18:12:00Z" w16du:dateUtc="2026-10-23T17:12:00Z"/>
        </w:rPr>
        <w:pPrChange w:id="209" w:author="Valeria Cantu" w:date="2026-10-24T00:50:00Z" w16du:dateUtc="2026-10-23T23:50:00Z">
          <w:pPr/>
        </w:pPrChange>
      </w:pPr>
    </w:p>
    <w:p w14:paraId="0AA2F9C6" w14:textId="598BCE53" w:rsidR="009C01EF" w:rsidDel="006F6B64" w:rsidRDefault="00000000">
      <w:pPr>
        <w:ind w:left="576" w:hanging="576"/>
        <w:rPr>
          <w:del w:id="210" w:author="Valeria Cantu" w:date="2026-10-23T18:12:00Z" w16du:dateUtc="2026-10-23T17:12:00Z"/>
        </w:rPr>
        <w:pPrChange w:id="211" w:author="Valeria Cantu" w:date="2026-10-24T00:50:00Z" w16du:dateUtc="2026-10-23T23:50:00Z">
          <w:pPr/>
        </w:pPrChange>
      </w:pPr>
      <w:del w:id="212" w:author="Valeria Cantu" w:date="2026-10-23T18:12:00Z" w16du:dateUtc="2026-10-23T17:12:00Z">
        <w:r w:rsidDel="006F6B64">
          <w:delText xml:space="preserve">[NOTE: This section is designated for the abstract. Abstracts are not assigned page numbers and should precede the table of contents. If an abstract is unnecessary for your work, please delete this page.] </w:delText>
        </w:r>
      </w:del>
    </w:p>
    <w:p w14:paraId="2954E9FD" w14:textId="77777777" w:rsidR="009C01EF" w:rsidDel="006F6B64" w:rsidRDefault="009C01EF">
      <w:pPr>
        <w:ind w:left="576" w:hanging="576"/>
        <w:rPr>
          <w:del w:id="213" w:author="Valeria Cantu" w:date="2026-10-23T18:12:00Z" w16du:dateUtc="2026-10-23T17:12:00Z"/>
        </w:rPr>
        <w:pPrChange w:id="214" w:author="Valeria Cantu" w:date="2026-10-24T00:50:00Z" w16du:dateUtc="2026-10-23T23:50:00Z">
          <w:pPr/>
        </w:pPrChange>
      </w:pPr>
    </w:p>
    <w:p w14:paraId="39A14635" w14:textId="77777777" w:rsidR="009C01EF" w:rsidDel="006F6B64" w:rsidRDefault="009C01EF">
      <w:pPr>
        <w:ind w:left="576" w:hanging="576"/>
        <w:rPr>
          <w:del w:id="215" w:author="Valeria Cantu" w:date="2026-10-23T18:12:00Z" w16du:dateUtc="2026-10-23T17:12:00Z"/>
        </w:rPr>
        <w:pPrChange w:id="216" w:author="Valeria Cantu" w:date="2026-10-24T00:50:00Z" w16du:dateUtc="2026-10-23T23:50:00Z">
          <w:pPr/>
        </w:pPrChange>
      </w:pPr>
    </w:p>
    <w:p w14:paraId="7B0F3B0A" w14:textId="77777777" w:rsidR="009C01EF" w:rsidDel="006F6B64" w:rsidRDefault="009C01EF">
      <w:pPr>
        <w:ind w:left="576" w:hanging="576"/>
        <w:rPr>
          <w:del w:id="217" w:author="Valeria Cantu" w:date="2026-10-23T18:12:00Z" w16du:dateUtc="2026-10-23T17:12:00Z"/>
        </w:rPr>
        <w:pPrChange w:id="218" w:author="Valeria Cantu" w:date="2026-10-24T00:50:00Z" w16du:dateUtc="2026-10-23T23:50:00Z">
          <w:pPr/>
        </w:pPrChange>
      </w:pPr>
    </w:p>
    <w:p w14:paraId="1258DC08" w14:textId="77777777" w:rsidR="009C01EF" w:rsidDel="006F6B64" w:rsidRDefault="009C01EF">
      <w:pPr>
        <w:ind w:left="576" w:hanging="576"/>
        <w:rPr>
          <w:del w:id="219" w:author="Valeria Cantu" w:date="2026-10-23T18:12:00Z" w16du:dateUtc="2026-10-23T17:12:00Z"/>
        </w:rPr>
        <w:pPrChange w:id="220" w:author="Valeria Cantu" w:date="2026-10-24T00:50:00Z" w16du:dateUtc="2026-10-23T23:50:00Z">
          <w:pPr/>
        </w:pPrChange>
      </w:pPr>
    </w:p>
    <w:p w14:paraId="75FDD9DF" w14:textId="77777777" w:rsidR="009C01EF" w:rsidDel="006F6B64" w:rsidRDefault="009C01EF">
      <w:pPr>
        <w:ind w:left="576" w:hanging="576"/>
        <w:rPr>
          <w:del w:id="221" w:author="Valeria Cantu" w:date="2026-10-23T18:12:00Z" w16du:dateUtc="2026-10-23T17:12:00Z"/>
        </w:rPr>
        <w:pPrChange w:id="222" w:author="Valeria Cantu" w:date="2026-10-24T00:50:00Z" w16du:dateUtc="2026-10-23T23:50:00Z">
          <w:pPr/>
        </w:pPrChange>
      </w:pPr>
    </w:p>
    <w:p w14:paraId="269C3E58" w14:textId="77777777" w:rsidR="009C01EF" w:rsidDel="006F6B64" w:rsidRDefault="009C01EF">
      <w:pPr>
        <w:ind w:left="576" w:hanging="576"/>
        <w:rPr>
          <w:del w:id="223" w:author="Valeria Cantu" w:date="2026-10-23T18:12:00Z" w16du:dateUtc="2026-10-23T17:12:00Z"/>
        </w:rPr>
        <w:pPrChange w:id="224" w:author="Valeria Cantu" w:date="2026-10-24T00:50:00Z" w16du:dateUtc="2026-10-23T23:50:00Z">
          <w:pPr/>
        </w:pPrChange>
      </w:pPr>
    </w:p>
    <w:p w14:paraId="531072E2" w14:textId="77777777" w:rsidR="009C01EF" w:rsidDel="006F6B64" w:rsidRDefault="009C01EF">
      <w:pPr>
        <w:ind w:left="576" w:hanging="576"/>
        <w:rPr>
          <w:del w:id="225" w:author="Valeria Cantu" w:date="2026-10-23T18:12:00Z" w16du:dateUtc="2026-10-23T17:12:00Z"/>
        </w:rPr>
        <w:pPrChange w:id="226" w:author="Valeria Cantu" w:date="2026-10-24T00:50:00Z" w16du:dateUtc="2026-10-23T23:50:00Z">
          <w:pPr/>
        </w:pPrChange>
      </w:pPr>
    </w:p>
    <w:p w14:paraId="39143BCB" w14:textId="77777777" w:rsidR="009C01EF" w:rsidDel="006F6B64" w:rsidRDefault="009C01EF">
      <w:pPr>
        <w:ind w:left="576" w:hanging="576"/>
        <w:rPr>
          <w:del w:id="227" w:author="Valeria Cantu" w:date="2026-10-23T18:12:00Z" w16du:dateUtc="2026-10-23T17:12:00Z"/>
        </w:rPr>
        <w:pPrChange w:id="228" w:author="Valeria Cantu" w:date="2026-10-24T00:50:00Z" w16du:dateUtc="2026-10-23T23:50:00Z">
          <w:pPr/>
        </w:pPrChange>
      </w:pPr>
    </w:p>
    <w:p w14:paraId="58469F9B" w14:textId="77777777" w:rsidR="009C01EF" w:rsidDel="006F6B64" w:rsidRDefault="009C01EF">
      <w:pPr>
        <w:ind w:left="576" w:hanging="576"/>
        <w:rPr>
          <w:del w:id="229" w:author="Valeria Cantu" w:date="2026-10-23T18:12:00Z" w16du:dateUtc="2026-10-23T17:12:00Z"/>
        </w:rPr>
        <w:pPrChange w:id="230" w:author="Valeria Cantu" w:date="2026-10-24T00:50:00Z" w16du:dateUtc="2026-10-23T23:50:00Z">
          <w:pPr/>
        </w:pPrChange>
      </w:pPr>
    </w:p>
    <w:p w14:paraId="2865D461" w14:textId="77777777" w:rsidR="009C01EF" w:rsidDel="006F6B64" w:rsidRDefault="009C01EF">
      <w:pPr>
        <w:ind w:left="576" w:hanging="576"/>
        <w:rPr>
          <w:del w:id="231" w:author="Valeria Cantu" w:date="2026-10-23T18:12:00Z" w16du:dateUtc="2026-10-23T17:12:00Z"/>
        </w:rPr>
        <w:pPrChange w:id="232" w:author="Valeria Cantu" w:date="2026-10-24T00:50:00Z" w16du:dateUtc="2026-10-23T23:50:00Z">
          <w:pPr/>
        </w:pPrChange>
      </w:pPr>
    </w:p>
    <w:p w14:paraId="65914342" w14:textId="77777777" w:rsidR="009C01EF" w:rsidDel="006F6B64" w:rsidRDefault="009C01EF">
      <w:pPr>
        <w:ind w:left="576" w:hanging="576"/>
        <w:rPr>
          <w:del w:id="233" w:author="Valeria Cantu" w:date="2026-10-23T18:12:00Z" w16du:dateUtc="2026-10-23T17:12:00Z"/>
        </w:rPr>
        <w:pPrChange w:id="234" w:author="Valeria Cantu" w:date="2026-10-24T00:50:00Z" w16du:dateUtc="2026-10-23T23:50:00Z">
          <w:pPr/>
        </w:pPrChange>
      </w:pPr>
    </w:p>
    <w:p w14:paraId="10CE39C2" w14:textId="77777777" w:rsidR="009C01EF" w:rsidDel="006F6B64" w:rsidRDefault="009C01EF">
      <w:pPr>
        <w:ind w:left="576" w:hanging="576"/>
        <w:rPr>
          <w:del w:id="235" w:author="Valeria Cantu" w:date="2026-10-23T18:12:00Z" w16du:dateUtc="2026-10-23T17:12:00Z"/>
        </w:rPr>
        <w:pPrChange w:id="236" w:author="Valeria Cantu" w:date="2026-10-24T00:50:00Z" w16du:dateUtc="2026-10-23T23:50:00Z">
          <w:pPr/>
        </w:pPrChange>
      </w:pPr>
    </w:p>
    <w:p w14:paraId="528A87D7" w14:textId="77777777" w:rsidR="009C01EF" w:rsidDel="006F6B64" w:rsidRDefault="009C01EF">
      <w:pPr>
        <w:ind w:left="576" w:hanging="576"/>
        <w:rPr>
          <w:del w:id="237" w:author="Valeria Cantu" w:date="2026-10-23T18:12:00Z" w16du:dateUtc="2026-10-23T17:12:00Z"/>
        </w:rPr>
        <w:pPrChange w:id="238" w:author="Valeria Cantu" w:date="2026-10-24T00:50:00Z" w16du:dateUtc="2026-10-23T23:50:00Z">
          <w:pPr/>
        </w:pPrChange>
      </w:pPr>
    </w:p>
    <w:p w14:paraId="278A1E12" w14:textId="77777777" w:rsidR="009C01EF" w:rsidDel="006F6B64" w:rsidRDefault="009C01EF">
      <w:pPr>
        <w:ind w:left="576" w:hanging="576"/>
        <w:rPr>
          <w:del w:id="239" w:author="Valeria Cantu" w:date="2026-10-23T18:12:00Z" w16du:dateUtc="2026-10-23T17:12:00Z"/>
        </w:rPr>
        <w:pPrChange w:id="240" w:author="Valeria Cantu" w:date="2026-10-24T00:50:00Z" w16du:dateUtc="2026-10-23T23:50:00Z">
          <w:pPr/>
        </w:pPrChange>
      </w:pPr>
    </w:p>
    <w:p w14:paraId="78B05FA5" w14:textId="77777777" w:rsidR="009C01EF" w:rsidDel="006F6B64" w:rsidRDefault="009C01EF">
      <w:pPr>
        <w:ind w:left="576" w:hanging="576"/>
        <w:rPr>
          <w:del w:id="241" w:author="Valeria Cantu" w:date="2026-10-23T18:12:00Z" w16du:dateUtc="2026-10-23T17:12:00Z"/>
        </w:rPr>
        <w:pPrChange w:id="242" w:author="Valeria Cantu" w:date="2026-10-24T00:50:00Z" w16du:dateUtc="2026-10-23T23:50:00Z">
          <w:pPr/>
        </w:pPrChange>
      </w:pPr>
    </w:p>
    <w:p w14:paraId="2152253E" w14:textId="77777777" w:rsidR="009C01EF" w:rsidDel="006F6B64" w:rsidRDefault="009C01EF">
      <w:pPr>
        <w:ind w:left="576" w:hanging="576"/>
        <w:rPr>
          <w:del w:id="243" w:author="Valeria Cantu" w:date="2026-10-23T18:12:00Z" w16du:dateUtc="2026-10-23T17:12:00Z"/>
        </w:rPr>
        <w:pPrChange w:id="244" w:author="Valeria Cantu" w:date="2026-10-24T00:50:00Z" w16du:dateUtc="2026-10-23T23:50:00Z">
          <w:pPr/>
        </w:pPrChange>
      </w:pPr>
    </w:p>
    <w:p w14:paraId="676B8F5E" w14:textId="77777777" w:rsidR="009C01EF" w:rsidDel="006F6B64" w:rsidRDefault="009C01EF">
      <w:pPr>
        <w:ind w:left="576" w:hanging="576"/>
        <w:rPr>
          <w:del w:id="245" w:author="Valeria Cantu" w:date="2026-10-23T18:12:00Z" w16du:dateUtc="2026-10-23T17:12:00Z"/>
        </w:rPr>
        <w:pPrChange w:id="246" w:author="Valeria Cantu" w:date="2026-10-24T00:50:00Z" w16du:dateUtc="2026-10-23T23:50:00Z">
          <w:pPr/>
        </w:pPrChange>
      </w:pPr>
    </w:p>
    <w:p w14:paraId="2467ECCE" w14:textId="77777777" w:rsidR="009C01EF" w:rsidDel="006F6B64" w:rsidRDefault="009C01EF">
      <w:pPr>
        <w:ind w:left="576" w:hanging="576"/>
        <w:rPr>
          <w:del w:id="247" w:author="Valeria Cantu" w:date="2026-10-23T18:12:00Z" w16du:dateUtc="2026-10-23T17:12:00Z"/>
        </w:rPr>
        <w:pPrChange w:id="248" w:author="Valeria Cantu" w:date="2026-10-24T00:50:00Z" w16du:dateUtc="2026-10-23T23:50:00Z">
          <w:pPr/>
        </w:pPrChange>
      </w:pPr>
    </w:p>
    <w:p w14:paraId="41F464A4" w14:textId="77777777" w:rsidR="009C01EF" w:rsidDel="006F6B64" w:rsidRDefault="009C01EF">
      <w:pPr>
        <w:ind w:left="576" w:hanging="576"/>
        <w:rPr>
          <w:del w:id="249" w:author="Valeria Cantu" w:date="2026-10-23T18:12:00Z" w16du:dateUtc="2026-10-23T17:12:00Z"/>
        </w:rPr>
        <w:pPrChange w:id="250" w:author="Valeria Cantu" w:date="2026-10-24T00:50:00Z" w16du:dateUtc="2026-10-23T23:50:00Z">
          <w:pPr/>
        </w:pPrChange>
      </w:pPr>
    </w:p>
    <w:p w14:paraId="57C5BE32" w14:textId="77777777" w:rsidR="009C01EF" w:rsidDel="006F6B64" w:rsidRDefault="009C01EF">
      <w:pPr>
        <w:ind w:left="576" w:hanging="576"/>
        <w:rPr>
          <w:del w:id="251" w:author="Valeria Cantu" w:date="2026-10-23T18:12:00Z" w16du:dateUtc="2026-10-23T17:12:00Z"/>
        </w:rPr>
        <w:pPrChange w:id="252" w:author="Valeria Cantu" w:date="2026-10-24T00:50:00Z" w16du:dateUtc="2026-10-23T23:50:00Z">
          <w:pPr/>
        </w:pPrChange>
      </w:pPr>
    </w:p>
    <w:p w14:paraId="581E5D1A" w14:textId="77777777" w:rsidR="009C01EF" w:rsidDel="006F6B64" w:rsidRDefault="009C01EF">
      <w:pPr>
        <w:ind w:left="576" w:hanging="576"/>
        <w:rPr>
          <w:del w:id="253" w:author="Valeria Cantu" w:date="2026-10-23T18:12:00Z" w16du:dateUtc="2026-10-23T17:12:00Z"/>
        </w:rPr>
        <w:pPrChange w:id="254" w:author="Valeria Cantu" w:date="2026-10-24T00:50:00Z" w16du:dateUtc="2026-10-23T23:50:00Z">
          <w:pPr/>
        </w:pPrChange>
      </w:pPr>
    </w:p>
    <w:p w14:paraId="1FE69F97" w14:textId="77777777" w:rsidR="009C01EF" w:rsidDel="006F6B64" w:rsidRDefault="009C01EF">
      <w:pPr>
        <w:ind w:left="576" w:hanging="576"/>
        <w:rPr>
          <w:del w:id="255" w:author="Valeria Cantu" w:date="2026-10-23T18:12:00Z" w16du:dateUtc="2026-10-23T17:12:00Z"/>
        </w:rPr>
        <w:pPrChange w:id="256" w:author="Valeria Cantu" w:date="2026-10-24T00:50:00Z" w16du:dateUtc="2026-10-23T23:50:00Z">
          <w:pPr/>
        </w:pPrChange>
      </w:pPr>
    </w:p>
    <w:p w14:paraId="6D8521F8" w14:textId="77777777" w:rsidR="009C01EF" w:rsidDel="006F6B64" w:rsidRDefault="009C01EF">
      <w:pPr>
        <w:ind w:left="576" w:hanging="576"/>
        <w:rPr>
          <w:del w:id="257" w:author="Valeria Cantu" w:date="2026-10-23T18:12:00Z" w16du:dateUtc="2026-10-23T17:12:00Z"/>
        </w:rPr>
        <w:pPrChange w:id="258" w:author="Valeria Cantu" w:date="2026-10-24T00:50:00Z" w16du:dateUtc="2026-10-23T23:50:00Z">
          <w:pPr/>
        </w:pPrChange>
      </w:pPr>
    </w:p>
    <w:p w14:paraId="27751730" w14:textId="77777777" w:rsidR="009C01EF" w:rsidDel="006F6B64" w:rsidRDefault="009C01EF">
      <w:pPr>
        <w:ind w:left="576" w:hanging="576"/>
        <w:rPr>
          <w:del w:id="259" w:author="Valeria Cantu" w:date="2026-10-23T18:12:00Z" w16du:dateUtc="2026-10-23T17:12:00Z"/>
        </w:rPr>
        <w:pPrChange w:id="260" w:author="Valeria Cantu" w:date="2026-10-24T00:50:00Z" w16du:dateUtc="2026-10-23T23:50:00Z">
          <w:pPr/>
        </w:pPrChange>
      </w:pPr>
    </w:p>
    <w:p w14:paraId="52075C16" w14:textId="77777777" w:rsidR="009C01EF" w:rsidDel="006F6B64" w:rsidRDefault="009C01EF">
      <w:pPr>
        <w:ind w:left="576" w:hanging="576"/>
        <w:rPr>
          <w:del w:id="261" w:author="Valeria Cantu" w:date="2026-10-23T18:14:00Z" w16du:dateUtc="2026-10-23T17:14:00Z"/>
        </w:rPr>
        <w:pPrChange w:id="262" w:author="Valeria Cantu" w:date="2026-10-24T00:50:00Z" w16du:dateUtc="2026-10-23T23:50:00Z">
          <w:pPr/>
        </w:pPrChange>
      </w:pPr>
    </w:p>
    <w:p w14:paraId="7F64950D" w14:textId="2C062679" w:rsidR="009C01EF" w:rsidDel="003922FD" w:rsidRDefault="00000000">
      <w:pPr>
        <w:ind w:left="576" w:hanging="576"/>
        <w:rPr>
          <w:del w:id="263" w:author="Valeria Cantu" w:date="2026-10-24T00:43:00Z" w16du:dateUtc="2026-10-23T23:43:00Z"/>
        </w:rPr>
        <w:pPrChange w:id="264" w:author="Valeria Cantu" w:date="2026-10-24T00:50:00Z" w16du:dateUtc="2026-10-23T23:50:00Z">
          <w:pPr>
            <w:pStyle w:val="Heading1"/>
            <w:spacing w:before="240" w:after="0"/>
          </w:pPr>
        </w:pPrChange>
      </w:pPr>
      <w:bookmarkStart w:id="265" w:name="_heading=h.pi0mk051ko7t" w:colFirst="0" w:colLast="0"/>
      <w:bookmarkEnd w:id="265"/>
      <w:del w:id="266" w:author="Valeria Cantu" w:date="2026-10-24T00:43:00Z" w16du:dateUtc="2026-10-23T23:43:00Z">
        <w:r w:rsidDel="003922FD">
          <w:delText>Contents</w:delText>
        </w:r>
      </w:del>
    </w:p>
    <w:p w14:paraId="04E1C521" w14:textId="77777777" w:rsidR="009C01EF" w:rsidRDefault="009C01EF"/>
    <w:p w14:paraId="64542DC5" w14:textId="77777777" w:rsidR="009C01EF" w:rsidRDefault="009C01EF"/>
    <w:p w14:paraId="0C6CD3E8" w14:textId="77777777" w:rsidR="009C01EF" w:rsidRDefault="009C01EF">
      <w:pPr>
        <w:sectPr w:rsidR="009C01EF">
          <w:footerReference w:type="default" r:id="rId11"/>
          <w:pgSz w:w="11906" w:h="16838"/>
          <w:pgMar w:top="1440" w:right="1440" w:bottom="1440" w:left="1440" w:header="708" w:footer="708" w:gutter="0"/>
          <w:cols w:space="720"/>
        </w:sectPr>
      </w:pPr>
    </w:p>
    <w:p w14:paraId="460A2FFE" w14:textId="5349E6A2" w:rsidR="009C01EF" w:rsidDel="00855E95" w:rsidRDefault="003922FD">
      <w:pPr>
        <w:pStyle w:val="Heading1"/>
        <w:numPr>
          <w:ilvl w:val="0"/>
          <w:numId w:val="0"/>
        </w:numPr>
        <w:ind w:left="432"/>
        <w:rPr>
          <w:del w:id="267" w:author="Valeria Cantu" w:date="2026-10-24T01:14:00Z" w16du:dateUtc="2026-10-24T00:14:00Z"/>
        </w:rPr>
        <w:pPrChange w:id="268" w:author="Valeria Cantu" w:date="2026-10-24T00:47:00Z" w16du:dateUtc="2026-10-23T23:47:00Z">
          <w:pPr>
            <w:pStyle w:val="Heading1"/>
            <w:numPr>
              <w:numId w:val="0"/>
            </w:numPr>
            <w:spacing w:after="0"/>
            <w:ind w:left="0" w:firstLine="0"/>
          </w:pPr>
        </w:pPrChange>
      </w:pPr>
      <w:del w:id="269" w:author="Valeria Cantu" w:date="2026-10-24T00:45:00Z" w16du:dateUtc="2026-10-23T23:45:00Z">
        <w:r w:rsidDel="003922FD">
          <w:lastRenderedPageBreak/>
          <w:delText>I</w:delText>
        </w:r>
      </w:del>
      <w:del w:id="270" w:author="Valeria Cantu" w:date="2026-10-24T01:14:00Z" w16du:dateUtc="2026-10-24T00:14:00Z">
        <w:r w:rsidDel="00855E95">
          <w:delText>ntroduction.</w:delText>
        </w:r>
      </w:del>
    </w:p>
    <w:p w14:paraId="0FDFEC68" w14:textId="0F852C52" w:rsidR="009C01EF" w:rsidRPr="006B7673" w:rsidDel="001E2FAA" w:rsidRDefault="00000000" w:rsidP="00855E95">
      <w:pPr>
        <w:rPr>
          <w:del w:id="271" w:author="Valeria Cantu" w:date="2026-10-23T18:30:00Z" w16du:dateUtc="2026-10-23T17:30:00Z"/>
        </w:rPr>
        <w:pPrChange w:id="272" w:author="Valeria Cantu" w:date="2026-10-24T01:14:00Z" w16du:dateUtc="2026-10-24T00:14:00Z">
          <w:pPr>
            <w:pStyle w:val="Heading3"/>
          </w:pPr>
        </w:pPrChange>
      </w:pPr>
      <w:del w:id="273" w:author="Valeria Cantu" w:date="2026-10-24T01:14:00Z" w16du:dateUtc="2026-10-24T00:14:00Z">
        <w:r w:rsidRPr="006B7673" w:rsidDel="00855E95">
          <w:delText xml:space="preserve">This research considers the one year survival rates of newly </w:delText>
        </w:r>
      </w:del>
      <w:del w:id="274" w:author="Valeria Cantu" w:date="2026-10-23T18:29:00Z" w16du:dateUtc="2026-10-23T17:29:00Z">
        <w:r w:rsidRPr="006B7673" w:rsidDel="001E2FAA">
          <w:delText xml:space="preserve">formed </w:delText>
        </w:r>
      </w:del>
      <w:del w:id="275" w:author="Valeria Cantu" w:date="2026-10-24T01:14:00Z" w16du:dateUtc="2026-10-24T00:14:00Z">
        <w:r w:rsidRPr="006B7673" w:rsidDel="00855E95">
          <w:delText xml:space="preserve">businesses </w:delText>
        </w:r>
      </w:del>
      <w:del w:id="276" w:author="Valeria Cantu" w:date="2026-10-23T18:29:00Z" w16du:dateUtc="2026-10-23T17:29:00Z">
        <w:r w:rsidRPr="006B7673" w:rsidDel="001E2FAA">
          <w:delText xml:space="preserve">in some chosen sectors in Ireland. </w:delText>
        </w:r>
      </w:del>
      <w:del w:id="277" w:author="Valeria Cantu" w:date="2026-10-23T18:30:00Z" w16du:dateUtc="2026-10-23T17:30:00Z">
        <w:r w:rsidRPr="006B7673" w:rsidDel="001E2FAA">
          <w:delText>Its purpose is to find the distinctions in the survival rate among different sectors and business birth cohorts and to reveal whether it is possible to estimate survival rate using the historical data for the following cohorts. This will be done through the application of data analytics and finding how survival rates differ among the chosen sectors.</w:delText>
        </w:r>
      </w:del>
    </w:p>
    <w:p w14:paraId="1C7D100D" w14:textId="5B9F2AB6" w:rsidR="009C01EF" w:rsidDel="001E2FAA" w:rsidRDefault="003922FD" w:rsidP="00855E95">
      <w:pPr>
        <w:rPr>
          <w:del w:id="278" w:author="Valeria Cantu" w:date="2026-10-23T18:30:00Z" w16du:dateUtc="2026-10-23T17:30:00Z"/>
        </w:rPr>
        <w:pPrChange w:id="279" w:author="Valeria Cantu" w:date="2026-10-24T01:14:00Z" w16du:dateUtc="2026-10-24T00:14:00Z">
          <w:pPr>
            <w:pStyle w:val="Heading3"/>
            <w:spacing w:after="0" w:line="276" w:lineRule="auto"/>
          </w:pPr>
        </w:pPrChange>
      </w:pPr>
      <w:bookmarkStart w:id="280" w:name="_heading=h.mcjhdyi5gtd2" w:colFirst="0" w:colLast="0"/>
      <w:bookmarkEnd w:id="280"/>
      <w:del w:id="281" w:author="Valeria Cantu" w:date="2026-10-23T18:30:00Z" w16du:dateUtc="2026-10-23T17:30:00Z">
        <w:r w:rsidDel="001E2FAA">
          <w:delText>This information might be valuable for those people who wish to open their own business and do better business planning. However, the project will be devoted to the study of the general tendency and not to the prediction of individual businesses and its reasons.</w:delText>
        </w:r>
        <w:bookmarkStart w:id="282" w:name="_Toc243694062"/>
        <w:bookmarkStart w:id="283" w:name="_Toc243694871"/>
        <w:bookmarkStart w:id="284" w:name="_Toc243695061"/>
        <w:bookmarkEnd w:id="282"/>
        <w:bookmarkEnd w:id="283"/>
        <w:bookmarkEnd w:id="284"/>
      </w:del>
    </w:p>
    <w:p w14:paraId="04DD7408" w14:textId="0D4967C9" w:rsidR="009C01EF" w:rsidDel="001E2FAA" w:rsidRDefault="00000000" w:rsidP="00855E95">
      <w:pPr>
        <w:rPr>
          <w:del w:id="285" w:author="Valeria Cantu" w:date="2026-10-23T18:30:00Z" w16du:dateUtc="2026-10-23T17:30:00Z"/>
        </w:rPr>
        <w:pPrChange w:id="286" w:author="Valeria Cantu" w:date="2026-10-24T01:14:00Z" w16du:dateUtc="2026-10-24T00:14:00Z">
          <w:pPr>
            <w:pStyle w:val="Heading3"/>
            <w:spacing w:after="0" w:line="276" w:lineRule="auto"/>
          </w:pPr>
        </w:pPrChange>
      </w:pPr>
      <w:bookmarkStart w:id="287" w:name="_heading=h.59yzfgvyzg8x" w:colFirst="0" w:colLast="0"/>
      <w:bookmarkEnd w:id="287"/>
      <w:del w:id="288" w:author="Valeria Cantu" w:date="2026-10-23T18:30:00Z" w16du:dateUtc="2026-10-23T17:30:00Z">
        <w:r w:rsidDel="001E2FAA">
          <w:delText>I have decided to choose this theme, because I am eager to know why business survival rates are different in different sectors and how data analytics can turn the historical data into the practical evidence of business planning.</w:delText>
        </w:r>
        <w:bookmarkStart w:id="289" w:name="_Toc243694063"/>
        <w:bookmarkStart w:id="290" w:name="_Toc243694872"/>
        <w:bookmarkStart w:id="291" w:name="_Toc243695062"/>
        <w:bookmarkEnd w:id="289"/>
        <w:bookmarkEnd w:id="290"/>
        <w:bookmarkEnd w:id="291"/>
      </w:del>
    </w:p>
    <w:p w14:paraId="3EB8F7F3" w14:textId="39D971D1" w:rsidR="009C01EF" w:rsidDel="00855E95" w:rsidRDefault="00000000" w:rsidP="00855E95">
      <w:pPr>
        <w:rPr>
          <w:del w:id="292" w:author="Valeria Cantu" w:date="2026-10-24T01:14:00Z" w16du:dateUtc="2026-10-24T00:14:00Z"/>
        </w:rPr>
        <w:pPrChange w:id="293" w:author="Valeria Cantu" w:date="2026-10-24T01:14:00Z" w16du:dateUtc="2026-10-24T00:14:00Z">
          <w:pPr>
            <w:pStyle w:val="Heading1"/>
            <w:spacing w:after="0" w:line="276" w:lineRule="auto"/>
          </w:pPr>
        </w:pPrChange>
      </w:pPr>
      <w:del w:id="294" w:author="Valeria Cantu" w:date="2026-10-24T01:14:00Z" w16du:dateUtc="2026-10-24T00:14:00Z">
        <w:r w:rsidDel="00855E95">
          <w:delText>Business Problem Definition.</w:delText>
        </w:r>
      </w:del>
    </w:p>
    <w:p w14:paraId="1455F144" w14:textId="0302118C" w:rsidR="00C2636F" w:rsidRDefault="00000000">
      <w:pPr>
        <w:pStyle w:val="Heading3"/>
        <w:numPr>
          <w:ilvl w:val="0"/>
          <w:numId w:val="0"/>
        </w:numPr>
        <w:ind w:left="720"/>
        <w:rPr>
          <w:ins w:id="295" w:author="Valeria Cantu" w:date="2026-10-24T00:32:00Z" w16du:dateUtc="2026-10-23T23:32:00Z"/>
        </w:rPr>
        <w:pPrChange w:id="296" w:author="Valeria Cantu" w:date="2026-10-24T00:47:00Z" w16du:dateUtc="2026-10-23T23:47:00Z">
          <w:pPr>
            <w:pStyle w:val="Heading3"/>
          </w:pPr>
        </w:pPrChange>
      </w:pPr>
      <w:bookmarkStart w:id="297" w:name="_heading=h.jybqnqjxur8e" w:colFirst="0" w:colLast="0"/>
      <w:bookmarkEnd w:id="297"/>
      <w:del w:id="298" w:author="Valeria Cantu" w:date="2026-10-23T18:43:00Z" w16du:dateUtc="2026-10-23T17:43:00Z">
        <w:r w:rsidDel="00C2636F">
          <w:delText xml:space="preserve">Future business ventures face the challenges of uncertainty regarding sector-level survival when planning to launch a new company or business. We will </w:delText>
        </w:r>
      </w:del>
      <w:del w:id="299" w:author="Valeria Cantu" w:date="2026-10-23T18:14:00Z" w16du:dateUtc="2026-10-23T17:14:00Z">
        <w:r w:rsidDel="006F6B64">
          <w:delText>analyze</w:delText>
        </w:r>
      </w:del>
      <w:del w:id="300" w:author="Valeria Cantu" w:date="2026-10-23T18:43:00Z" w16du:dateUtc="2026-10-23T17:43:00Z">
        <w:r w:rsidDel="00C2636F">
          <w:delText xml:space="preserve"> historical data on business creation and survival and evaluate predictive estimates of first year survival rates for subsequent groups. The objective is to provide an evidence base for future entrepreneurs assessing risk at the sectoral level. </w:delText>
        </w:r>
      </w:del>
    </w:p>
    <w:p w14:paraId="73468A12" w14:textId="607D3FB6" w:rsidR="006B7673" w:rsidRPr="006B7673" w:rsidDel="00855E95" w:rsidRDefault="006B7673">
      <w:pPr>
        <w:rPr>
          <w:del w:id="301" w:author="Valeria Cantu" w:date="2026-10-24T01:13:00Z" w16du:dateUtc="2026-10-24T00:13:00Z"/>
        </w:rPr>
        <w:pPrChange w:id="302" w:author="Valeria Cantu" w:date="2026-10-24T00:32:00Z" w16du:dateUtc="2026-10-23T23:32:00Z">
          <w:pPr>
            <w:pStyle w:val="Heading3"/>
          </w:pPr>
        </w:pPrChange>
      </w:pPr>
    </w:p>
    <w:p w14:paraId="633C4CB7" w14:textId="27D84963" w:rsidR="009C01EF" w:rsidDel="006F6B64" w:rsidRDefault="003922FD">
      <w:pPr>
        <w:pStyle w:val="Heading3"/>
        <w:numPr>
          <w:ilvl w:val="0"/>
          <w:numId w:val="0"/>
        </w:numPr>
        <w:rPr>
          <w:del w:id="303" w:author="Valeria Cantu" w:date="2026-10-23T18:14:00Z" w16du:dateUtc="2026-10-23T17:14:00Z"/>
        </w:rPr>
        <w:pPrChange w:id="304" w:author="Valeria Cantu" w:date="2026-10-24T00:45:00Z" w16du:dateUtc="2026-10-23T23:45:00Z">
          <w:pPr>
            <w:pStyle w:val="Heading3"/>
          </w:pPr>
        </w:pPrChange>
      </w:pPr>
      <w:bookmarkStart w:id="305" w:name="_heading=h.2hlju5p4h2hs" w:colFirst="0" w:colLast="0"/>
      <w:bookmarkEnd w:id="305"/>
      <w:del w:id="306" w:author="Valeria Cantu" w:date="2026-10-23T18:14:00Z" w16du:dateUtc="2026-10-23T17:14:00Z">
        <w:r w:rsidDel="006F6B64">
          <w:delText>The project does not aim to predict the outcomes of specific firms, determine the causes of their closure, or replace the financial and market specific analyses  of each venture.</w:delText>
        </w:r>
        <w:bookmarkStart w:id="307" w:name="_Toc243694068"/>
        <w:bookmarkStart w:id="308" w:name="_Toc243694874"/>
        <w:bookmarkStart w:id="309" w:name="_Toc243695064"/>
        <w:bookmarkEnd w:id="307"/>
        <w:bookmarkEnd w:id="308"/>
        <w:bookmarkEnd w:id="309"/>
      </w:del>
    </w:p>
    <w:p w14:paraId="1B57EDA3" w14:textId="18896A32" w:rsidR="009C01EF" w:rsidDel="00855E95" w:rsidRDefault="00000000" w:rsidP="003922FD">
      <w:pPr>
        <w:pStyle w:val="Heading1"/>
        <w:numPr>
          <w:ilvl w:val="0"/>
          <w:numId w:val="0"/>
        </w:numPr>
        <w:spacing w:after="0" w:line="276" w:lineRule="auto"/>
        <w:rPr>
          <w:del w:id="310" w:author="Valeria Cantu" w:date="2026-10-24T01:13:00Z" w16du:dateUtc="2026-10-24T00:13:00Z"/>
        </w:rPr>
      </w:pPr>
      <w:del w:id="311" w:author="Valeria Cantu" w:date="2026-10-24T01:13:00Z" w16du:dateUtc="2026-10-24T00:13:00Z">
        <w:r w:rsidDel="00855E95">
          <w:delText>Aim and Objectives</w:delText>
        </w:r>
      </w:del>
    </w:p>
    <w:p w14:paraId="174441EF" w14:textId="3F3E14E2" w:rsidR="009C01EF" w:rsidRPr="006B7673" w:rsidDel="00855E95" w:rsidRDefault="00000000">
      <w:pPr>
        <w:rPr>
          <w:del w:id="312" w:author="Valeria Cantu" w:date="2026-10-24T01:13:00Z" w16du:dateUtc="2026-10-24T00:13:00Z"/>
        </w:rPr>
        <w:pPrChange w:id="313" w:author="Valeria Cantu" w:date="2026-10-24T00:40:00Z" w16du:dateUtc="2026-10-23T23:40:00Z">
          <w:pPr>
            <w:pStyle w:val="Heading3"/>
            <w:spacing w:after="0" w:line="276" w:lineRule="auto"/>
            <w:jc w:val="left"/>
          </w:pPr>
        </w:pPrChange>
      </w:pPr>
      <w:bookmarkStart w:id="314" w:name="_heading=h.s50y1wcemq9" w:colFirst="0" w:colLast="0"/>
      <w:bookmarkEnd w:id="314"/>
      <w:del w:id="315" w:author="Valeria Cantu" w:date="2026-10-24T01:13:00Z" w16du:dateUtc="2026-10-24T00:13:00Z">
        <w:r w:rsidRPr="006B7673" w:rsidDel="00855E95">
          <w:delText xml:space="preserve">The goal is to </w:delText>
        </w:r>
      </w:del>
      <w:del w:id="316" w:author="Valeria Cantu" w:date="2026-10-23T18:14:00Z" w16du:dateUtc="2026-10-23T17:14:00Z">
        <w:r w:rsidRPr="006B7673" w:rsidDel="006F6B64">
          <w:delText>analyze</w:delText>
        </w:r>
      </w:del>
      <w:del w:id="317" w:author="Valeria Cantu" w:date="2026-10-24T01:13:00Z" w16du:dateUtc="2026-10-24T00:13:00Z">
        <w:r w:rsidRPr="006B7673" w:rsidDel="00855E95">
          <w:delText xml:space="preserve"> data on business creation and survival in different industrial sectors and to assess how accurately we can estimate business survival rates during their first year for future cohorts. Through this project, we would provide the necessary and useful data to help future entrepreneurs understand the risks specific to their sectors when they are ready to start a new business.</w:delText>
        </w:r>
      </w:del>
    </w:p>
    <w:p w14:paraId="30A23EBF" w14:textId="76BFCC76" w:rsidR="009C01EF" w:rsidRPr="006B7673" w:rsidDel="00855E95" w:rsidRDefault="006F6B64">
      <w:pPr>
        <w:rPr>
          <w:del w:id="318" w:author="Valeria Cantu" w:date="2026-10-24T01:13:00Z" w16du:dateUtc="2026-10-24T00:13:00Z"/>
        </w:rPr>
        <w:pPrChange w:id="319" w:author="Valeria Cantu" w:date="2026-10-24T00:40:00Z" w16du:dateUtc="2026-10-23T23:40:00Z">
          <w:pPr>
            <w:pStyle w:val="Heading3"/>
            <w:numPr>
              <w:ilvl w:val="0"/>
              <w:numId w:val="7"/>
            </w:numPr>
            <w:ind w:hanging="360"/>
          </w:pPr>
        </w:pPrChange>
      </w:pPr>
      <w:bookmarkStart w:id="320" w:name="_heading=h.rvqurnvp8ma5" w:colFirst="0" w:colLast="0"/>
      <w:bookmarkEnd w:id="320"/>
      <w:del w:id="321" w:author="Valeria Cantu" w:date="2026-10-24T01:13:00Z" w16du:dateUtc="2026-10-24T00:13:00Z">
        <w:r w:rsidRPr="006B7673" w:rsidDel="00855E95">
          <w:delText>Obtain and prepare historical data on business creation and survival rates during the first year in different sectors for subsequent analysis.</w:delText>
        </w:r>
      </w:del>
    </w:p>
    <w:p w14:paraId="5B4E05D1" w14:textId="0BB346D7" w:rsidR="009C01EF" w:rsidRPr="006B7673" w:rsidDel="00855E95" w:rsidRDefault="006F6B64">
      <w:pPr>
        <w:rPr>
          <w:del w:id="322" w:author="Valeria Cantu" w:date="2026-10-24T01:13:00Z" w16du:dateUtc="2026-10-24T00:13:00Z"/>
        </w:rPr>
        <w:pPrChange w:id="323" w:author="Valeria Cantu" w:date="2026-10-24T00:40:00Z" w16du:dateUtc="2026-10-23T23:40:00Z">
          <w:pPr>
            <w:pStyle w:val="Heading3"/>
            <w:numPr>
              <w:ilvl w:val="0"/>
              <w:numId w:val="7"/>
            </w:numPr>
            <w:ind w:hanging="360"/>
          </w:pPr>
        </w:pPrChange>
      </w:pPr>
      <w:bookmarkStart w:id="324" w:name="_heading=h.o316qrjreksw" w:colFirst="0" w:colLast="0"/>
      <w:bookmarkEnd w:id="324"/>
      <w:del w:id="325" w:author="Valeria Cantu" w:date="2026-10-24T01:13:00Z" w16du:dateUtc="2026-10-24T00:13:00Z">
        <w:r w:rsidRPr="006B7673" w:rsidDel="00855E95">
          <w:delText>Develop forecasting models to estimate business survival rates during the first year.</w:delText>
        </w:r>
      </w:del>
    </w:p>
    <w:p w14:paraId="5B421A5C" w14:textId="08C81076" w:rsidR="009C01EF" w:rsidRPr="006B7673" w:rsidDel="00855E95" w:rsidRDefault="006F6B64">
      <w:pPr>
        <w:rPr>
          <w:del w:id="326" w:author="Valeria Cantu" w:date="2026-10-24T01:13:00Z" w16du:dateUtc="2026-10-24T00:13:00Z"/>
        </w:rPr>
        <w:pPrChange w:id="327" w:author="Valeria Cantu" w:date="2026-10-24T00:40:00Z" w16du:dateUtc="2026-10-23T23:40:00Z">
          <w:pPr>
            <w:pStyle w:val="Heading3"/>
            <w:numPr>
              <w:ilvl w:val="0"/>
              <w:numId w:val="7"/>
            </w:numPr>
            <w:ind w:hanging="360"/>
          </w:pPr>
        </w:pPrChange>
      </w:pPr>
      <w:bookmarkStart w:id="328" w:name="_heading=h.vdpor57i21j0" w:colFirst="0" w:colLast="0"/>
      <w:bookmarkEnd w:id="328"/>
      <w:del w:id="329" w:author="Valeria Cantu" w:date="2026-10-24T01:13:00Z" w16du:dateUtc="2026-10-24T00:13:00Z">
        <w:r w:rsidRPr="006B7673" w:rsidDel="00855E95">
          <w:delText>Evaluate the models by comparing their estimates with actual data.</w:delText>
        </w:r>
      </w:del>
    </w:p>
    <w:p w14:paraId="11FA29CB" w14:textId="78E03BC5" w:rsidR="009C01EF" w:rsidRPr="006B7673" w:rsidDel="00855E95" w:rsidRDefault="006F6B64">
      <w:pPr>
        <w:rPr>
          <w:del w:id="330" w:author="Valeria Cantu" w:date="2026-10-24T01:13:00Z" w16du:dateUtc="2026-10-24T00:13:00Z"/>
        </w:rPr>
        <w:pPrChange w:id="331" w:author="Valeria Cantu" w:date="2026-10-24T00:40:00Z" w16du:dateUtc="2026-10-23T23:40:00Z">
          <w:pPr>
            <w:pStyle w:val="Heading3"/>
            <w:numPr>
              <w:ilvl w:val="0"/>
              <w:numId w:val="7"/>
            </w:numPr>
            <w:ind w:hanging="360"/>
          </w:pPr>
        </w:pPrChange>
      </w:pPr>
      <w:bookmarkStart w:id="332" w:name="_heading=h.ffmxkm67lisp" w:colFirst="0" w:colLast="0"/>
      <w:bookmarkEnd w:id="332"/>
      <w:del w:id="333" w:author="Valeria Cantu" w:date="2026-10-24T01:13:00Z" w16du:dateUtc="2026-10-24T00:13:00Z">
        <w:r w:rsidRPr="006B7673" w:rsidDel="00855E95">
          <w:delText>Use the final findings to help future entrepreneurs understand the risks involved in starting a new business.</w:delText>
        </w:r>
      </w:del>
    </w:p>
    <w:p w14:paraId="45221994" w14:textId="771787C3" w:rsidR="009C01EF" w:rsidDel="00855E95" w:rsidRDefault="00000000">
      <w:pPr>
        <w:pStyle w:val="Heading1"/>
        <w:numPr>
          <w:ilvl w:val="0"/>
          <w:numId w:val="16"/>
        </w:numPr>
        <w:spacing w:after="0" w:line="276" w:lineRule="auto"/>
        <w:rPr>
          <w:del w:id="334" w:author="Valeria Cantu" w:date="2026-10-24T01:13:00Z" w16du:dateUtc="2026-10-24T00:13:00Z"/>
        </w:rPr>
        <w:pPrChange w:id="335" w:author="Valeria Cantu" w:date="2026-10-24T00:51:00Z" w16du:dateUtc="2026-10-23T23:51:00Z">
          <w:pPr>
            <w:pStyle w:val="Heading1"/>
            <w:spacing w:after="0" w:line="276" w:lineRule="auto"/>
          </w:pPr>
        </w:pPrChange>
      </w:pPr>
      <w:del w:id="336" w:author="Valeria Cantu" w:date="2026-10-24T01:13:00Z" w16du:dateUtc="2026-10-24T00:13:00Z">
        <w:r w:rsidDel="00855E95">
          <w:delText>Project Scope</w:delText>
        </w:r>
      </w:del>
    </w:p>
    <w:p w14:paraId="483C0B85" w14:textId="1686D367" w:rsidR="009C01EF" w:rsidRPr="006B7673" w:rsidDel="00855E95" w:rsidRDefault="00000000">
      <w:pPr>
        <w:rPr>
          <w:del w:id="337" w:author="Valeria Cantu" w:date="2026-10-24T01:13:00Z" w16du:dateUtc="2026-10-24T00:13:00Z"/>
        </w:rPr>
        <w:pPrChange w:id="338" w:author="Valeria Cantu" w:date="2026-10-24T00:40:00Z" w16du:dateUtc="2026-10-23T23:40:00Z">
          <w:pPr>
            <w:pStyle w:val="Heading3"/>
          </w:pPr>
        </w:pPrChange>
      </w:pPr>
      <w:bookmarkStart w:id="339" w:name="_heading=h.hpoi3hb2fhmi" w:colFirst="0" w:colLast="0"/>
      <w:bookmarkEnd w:id="339"/>
      <w:del w:id="340" w:author="Valeria Cantu" w:date="2026-10-24T01:13:00Z" w16du:dateUtc="2026-10-24T00:13:00Z">
        <w:r w:rsidRPr="006B7673" w:rsidDel="00855E95">
          <w:delText xml:space="preserve">The primary focus will be on </w:delText>
        </w:r>
      </w:del>
      <w:del w:id="341" w:author="Valeria Cantu" w:date="2026-10-23T18:14:00Z" w16du:dateUtc="2026-10-23T17:14:00Z">
        <w:r w:rsidRPr="006B7673" w:rsidDel="006F6B64">
          <w:delText>analyzing</w:delText>
        </w:r>
      </w:del>
      <w:del w:id="342" w:author="Valeria Cantu" w:date="2026-10-24T01:13:00Z" w16du:dateUtc="2026-10-24T00:13:00Z">
        <w:r w:rsidRPr="006B7673" w:rsidDel="00855E95">
          <w:delText xml:space="preserve"> historical data regarding the creation and survival of businesses, as well as developing methods to estimate future survival. The results of these estimates will be compared against actual survival data to assess their accuracy. The finding will be presented through charts and a final analysis, intended to help future entrepreneurs understand survival risks across different sectors. This analysis is contingent upon the availability, quality, and sources of the data. It does not predict specific instances of failure or success, nor does it identify particular causes and it is not a substitute for financial analysis or market research for new ventures or businesses.</w:delText>
        </w:r>
      </w:del>
    </w:p>
    <w:p w14:paraId="4292D578" w14:textId="69F03645" w:rsidR="009C01EF" w:rsidRPr="003922FD" w:rsidDel="002C04EF" w:rsidRDefault="00000000">
      <w:pPr>
        <w:pStyle w:val="Heading1"/>
        <w:numPr>
          <w:ilvl w:val="0"/>
          <w:numId w:val="0"/>
        </w:numPr>
        <w:ind w:left="432" w:hanging="432"/>
        <w:rPr>
          <w:del w:id="343" w:author="Valeria Cantu" w:date="2026-10-23T19:07:00Z" w16du:dateUtc="2026-10-23T18:07:00Z"/>
        </w:rPr>
        <w:pPrChange w:id="344" w:author="Valeria Cantu" w:date="2026-10-24T00:52:00Z" w16du:dateUtc="2026-10-23T23:52:00Z">
          <w:pPr>
            <w:pStyle w:val="ListParagraph"/>
            <w:numPr>
              <w:numId w:val="8"/>
            </w:numPr>
            <w:ind w:left="360" w:hanging="360"/>
          </w:pPr>
        </w:pPrChange>
      </w:pPr>
      <w:del w:id="345" w:author="Valeria Cantu" w:date="2026-10-24T00:43:00Z" w16du:dateUtc="2026-10-23T23:43:00Z">
        <w:r w:rsidRPr="003922FD" w:rsidDel="003922FD">
          <w:delText>P</w:delText>
        </w:r>
      </w:del>
      <w:del w:id="346" w:author="Valeria Cantu" w:date="2026-10-24T01:13:00Z" w16du:dateUtc="2026-10-24T00:13:00Z">
        <w:r w:rsidRPr="003922FD" w:rsidDel="00855E95">
          <w:delText>roposed Methodology</w:delText>
        </w:r>
      </w:del>
    </w:p>
    <w:p w14:paraId="7985BB8B" w14:textId="43C967F8" w:rsidR="00BD7817" w:rsidRPr="00BD7817" w:rsidDel="00855E95" w:rsidRDefault="00BD7817">
      <w:pPr>
        <w:rPr>
          <w:del w:id="347" w:author="Valeria Cantu" w:date="2026-10-24T01:13:00Z" w16du:dateUtc="2026-10-24T00:13:00Z"/>
        </w:rPr>
        <w:pPrChange w:id="348" w:author="Valeria Cantu" w:date="2026-10-24T00:39:00Z" w16du:dateUtc="2026-10-23T23:39:00Z">
          <w:pPr>
            <w:pStyle w:val="Heading1"/>
            <w:numPr>
              <w:numId w:val="0"/>
            </w:numPr>
            <w:spacing w:after="0" w:line="276" w:lineRule="auto"/>
            <w:ind w:left="0" w:firstLine="0"/>
          </w:pPr>
        </w:pPrChange>
      </w:pPr>
      <w:bookmarkStart w:id="349" w:name="_heading=h.dig15nt2hu41" w:colFirst="0" w:colLast="0"/>
      <w:bookmarkEnd w:id="349"/>
    </w:p>
    <w:p w14:paraId="1D7C7466" w14:textId="5B3A7697" w:rsidR="009C01EF" w:rsidDel="00855E95" w:rsidRDefault="00CC2AFD">
      <w:pPr>
        <w:pStyle w:val="Heading1"/>
        <w:numPr>
          <w:ilvl w:val="0"/>
          <w:numId w:val="0"/>
        </w:numPr>
        <w:spacing w:after="0" w:line="276" w:lineRule="auto"/>
        <w:ind w:left="432"/>
        <w:rPr>
          <w:del w:id="350" w:author="Valeria Cantu" w:date="2026-10-24T01:13:00Z" w16du:dateUtc="2026-10-24T00:13:00Z"/>
        </w:rPr>
        <w:pPrChange w:id="351" w:author="Valeria Cantu" w:date="2026-10-24T00:48:00Z" w16du:dateUtc="2026-10-23T23:48:00Z">
          <w:pPr>
            <w:pStyle w:val="Heading1"/>
            <w:numPr>
              <w:numId w:val="0"/>
            </w:numPr>
            <w:spacing w:after="0" w:line="276" w:lineRule="auto"/>
            <w:ind w:left="0" w:firstLine="0"/>
          </w:pPr>
        </w:pPrChange>
      </w:pPr>
      <w:del w:id="352" w:author="Valeria Cantu" w:date="2026-10-24T01:13:00Z" w16du:dateUtc="2026-10-24T00:13:00Z">
        <w:r w:rsidDel="00855E95">
          <w:delText>Data Sources and Permissions.</w:delText>
        </w:r>
      </w:del>
    </w:p>
    <w:p w14:paraId="6FA14793" w14:textId="6CE4728B" w:rsidR="00087B6A" w:rsidRPr="006B7673" w:rsidDel="00855E95" w:rsidRDefault="00087B6A" w:rsidP="00855E95">
      <w:pPr>
        <w:rPr>
          <w:del w:id="353" w:author="Valeria Cantu" w:date="2026-10-24T01:13:00Z" w16du:dateUtc="2026-10-24T00:13:00Z"/>
        </w:rPr>
        <w:pPrChange w:id="354" w:author="Valeria Cantu" w:date="2026-10-24T01:13:00Z" w16du:dateUtc="2026-10-24T00:13:00Z">
          <w:pPr>
            <w:pStyle w:val="Heading1"/>
            <w:spacing w:after="0" w:line="276" w:lineRule="auto"/>
          </w:pPr>
        </w:pPrChange>
      </w:pPr>
      <w:bookmarkStart w:id="355" w:name="_heading=h.5vx6gv8fppqt" w:colFirst="0" w:colLast="0"/>
      <w:bookmarkEnd w:id="355"/>
    </w:p>
    <w:p w14:paraId="0E3A72C2" w14:textId="734BED2F" w:rsidR="00844C3D" w:rsidRPr="006B7673" w:rsidDel="00844C3D" w:rsidRDefault="003922FD" w:rsidP="00855E95">
      <w:pPr>
        <w:rPr>
          <w:del w:id="356" w:author="Valeria Cantu" w:date="2026-10-23T19:46:00Z" w16du:dateUtc="2026-10-23T18:46:00Z"/>
        </w:rPr>
        <w:pPrChange w:id="357" w:author="Valeria Cantu" w:date="2026-10-24T01:13:00Z" w16du:dateUtc="2026-10-24T00:13:00Z">
          <w:pPr>
            <w:pStyle w:val="Heading1"/>
            <w:numPr>
              <w:numId w:val="0"/>
            </w:numPr>
            <w:spacing w:after="0" w:line="276" w:lineRule="auto"/>
            <w:ind w:left="0" w:firstLine="0"/>
          </w:pPr>
        </w:pPrChange>
      </w:pPr>
      <w:del w:id="358" w:author="Valeria Cantu" w:date="2026-10-24T01:13:00Z" w16du:dateUtc="2026-10-24T00:13:00Z">
        <w:r w:rsidDel="00855E95">
          <w:delText>Ethical, Legal and Data-Protection Considerations</w:delText>
        </w:r>
      </w:del>
    </w:p>
    <w:p w14:paraId="52FBA02A" w14:textId="317CE93B" w:rsidR="009C01EF" w:rsidRPr="006B7673" w:rsidDel="00855E95" w:rsidRDefault="009C01EF" w:rsidP="00855E95">
      <w:pPr>
        <w:rPr>
          <w:del w:id="359" w:author="Valeria Cantu" w:date="2026-10-24T01:13:00Z" w16du:dateUtc="2026-10-24T00:13:00Z"/>
        </w:rPr>
        <w:pPrChange w:id="360" w:author="Valeria Cantu" w:date="2026-10-24T01:13:00Z" w16du:dateUtc="2026-10-24T00:13:00Z">
          <w:pPr>
            <w:pStyle w:val="Heading1"/>
            <w:spacing w:after="0" w:line="276" w:lineRule="auto"/>
          </w:pPr>
        </w:pPrChange>
      </w:pPr>
      <w:bookmarkStart w:id="361" w:name="_heading=h.v1l7sv8ve4rf" w:colFirst="0" w:colLast="0"/>
      <w:bookmarkEnd w:id="361"/>
    </w:p>
    <w:p w14:paraId="1A3C58A8" w14:textId="7B2DF3FF" w:rsidR="009C01EF" w:rsidDel="00855E95" w:rsidRDefault="005E0AB7" w:rsidP="00855E95">
      <w:pPr>
        <w:rPr>
          <w:del w:id="362" w:author="Valeria Cantu" w:date="2026-10-24T01:13:00Z" w16du:dateUtc="2026-10-24T00:13:00Z"/>
        </w:rPr>
        <w:pPrChange w:id="363" w:author="Valeria Cantu" w:date="2026-10-24T01:13:00Z" w16du:dateUtc="2026-10-24T00:13:00Z">
          <w:pPr>
            <w:pStyle w:val="Heading1"/>
            <w:numPr>
              <w:numId w:val="0"/>
            </w:numPr>
            <w:spacing w:after="0" w:line="276" w:lineRule="auto"/>
            <w:ind w:left="0" w:firstLine="0"/>
          </w:pPr>
        </w:pPrChange>
      </w:pPr>
      <w:del w:id="364" w:author="Valeria Cantu" w:date="2026-10-24T01:13:00Z" w16du:dateUtc="2026-10-24T00:13:00Z">
        <w:r w:rsidDel="00855E95">
          <w:delText>Expected Deliverables</w:delText>
        </w:r>
      </w:del>
    </w:p>
    <w:p w14:paraId="197DC330" w14:textId="274BE275" w:rsidR="00844C3D" w:rsidRPr="006B7673" w:rsidDel="00855E95" w:rsidRDefault="00844C3D" w:rsidP="00855E95">
      <w:pPr>
        <w:rPr>
          <w:del w:id="365" w:author="Valeria Cantu" w:date="2026-10-24T01:13:00Z" w16du:dateUtc="2026-10-24T00:13:00Z"/>
        </w:rPr>
        <w:pPrChange w:id="366" w:author="Valeria Cantu" w:date="2026-10-24T01:13:00Z" w16du:dateUtc="2026-10-24T00:13:00Z">
          <w:pPr>
            <w:pStyle w:val="Heading1"/>
            <w:spacing w:after="0" w:line="276" w:lineRule="auto"/>
          </w:pPr>
        </w:pPrChange>
      </w:pPr>
      <w:bookmarkStart w:id="367" w:name="_heading=h.mex7a7oc39ol" w:colFirst="0" w:colLast="0"/>
      <w:bookmarkEnd w:id="367"/>
    </w:p>
    <w:p w14:paraId="3A85A50C" w14:textId="130B29B9" w:rsidR="005D1610" w:rsidRPr="004E7F96" w:rsidRDefault="005E0AB7">
      <w:pPr>
        <w:rPr>
          <w:ins w:id="368" w:author="Valeria Cantu" w:date="2026-10-23T18:53:00Z" w16du:dateUtc="2026-10-23T17:53:00Z"/>
        </w:rPr>
        <w:pPrChange w:id="369" w:author="Valeria Cantu" w:date="2026-10-23T19:52:00Z" w16du:dateUtc="2026-10-23T18:52:00Z">
          <w:pPr>
            <w:pStyle w:val="Heading1"/>
            <w:numPr>
              <w:numId w:val="8"/>
            </w:numPr>
            <w:spacing w:after="0" w:line="276" w:lineRule="auto"/>
            <w:ind w:left="360" w:hanging="360"/>
          </w:pPr>
        </w:pPrChange>
      </w:pPr>
      <w:del w:id="370" w:author="Valeria Cantu" w:date="2026-10-24T01:13:00Z" w16du:dateUtc="2026-10-24T00:13:00Z">
        <w:r w:rsidDel="00855E95">
          <w:delText>Proposed Timeline</w:delText>
        </w:r>
      </w:del>
    </w:p>
    <w:p w14:paraId="2115557C" w14:textId="77777777" w:rsidR="00A7168B" w:rsidRDefault="00A7168B">
      <w:pPr>
        <w:pStyle w:val="Heading1"/>
        <w:numPr>
          <w:ilvl w:val="0"/>
          <w:numId w:val="0"/>
        </w:numPr>
        <w:ind w:left="432"/>
        <w:rPr>
          <w:ins w:id="371" w:author="Valeria Cantu" w:date="2026-10-24T00:19:00Z" w16du:dateUtc="2026-10-23T23:19:00Z"/>
        </w:rPr>
        <w:pPrChange w:id="372" w:author="Valeria Cantu" w:date="2026-10-24T00:49:00Z" w16du:dateUtc="2026-10-23T23:49:00Z">
          <w:pPr>
            <w:pStyle w:val="Heading1"/>
          </w:pPr>
        </w:pPrChange>
      </w:pPr>
    </w:p>
    <w:p w14:paraId="1797B319" w14:textId="77777777" w:rsidR="00A7168B" w:rsidRDefault="00A7168B">
      <w:pPr>
        <w:pStyle w:val="Heading1"/>
        <w:numPr>
          <w:ilvl w:val="0"/>
          <w:numId w:val="0"/>
        </w:numPr>
        <w:ind w:left="432"/>
        <w:rPr>
          <w:ins w:id="373" w:author="Valeria Cantu" w:date="2026-10-24T00:19:00Z" w16du:dateUtc="2026-10-23T23:19:00Z"/>
        </w:rPr>
        <w:pPrChange w:id="374" w:author="Valeria Cantu" w:date="2026-10-24T00:49:00Z" w16du:dateUtc="2026-10-23T23:49:00Z">
          <w:pPr>
            <w:pStyle w:val="Heading1"/>
          </w:pPr>
        </w:pPrChange>
      </w:pPr>
    </w:p>
    <w:p w14:paraId="355645DD" w14:textId="77777777" w:rsidR="00A7168B" w:rsidRDefault="00A7168B" w:rsidP="00A7168B">
      <w:pPr>
        <w:rPr>
          <w:ins w:id="375" w:author="Valeria Cantu" w:date="2026-10-24T00:19:00Z" w16du:dateUtc="2026-10-23T23:19:00Z"/>
        </w:rPr>
      </w:pPr>
    </w:p>
    <w:p w14:paraId="08774167" w14:textId="77777777" w:rsidR="00A7168B" w:rsidRPr="00A7168B" w:rsidRDefault="00A7168B">
      <w:pPr>
        <w:rPr>
          <w:ins w:id="376" w:author="Valeria Cantu" w:date="2026-10-24T00:19:00Z" w16du:dateUtc="2026-10-23T23:19:00Z"/>
        </w:rPr>
        <w:pPrChange w:id="377" w:author="Valeria Cantu" w:date="2026-10-24T00:19:00Z" w16du:dateUtc="2026-10-23T23:19:00Z">
          <w:pPr>
            <w:pStyle w:val="Heading1"/>
          </w:pPr>
        </w:pPrChange>
      </w:pPr>
    </w:p>
    <w:p w14:paraId="0EABFAFF" w14:textId="12B2A759" w:rsidR="00A7168B" w:rsidRPr="00A7168B" w:rsidDel="00855E95" w:rsidRDefault="00A7168B">
      <w:pPr>
        <w:rPr>
          <w:del w:id="378" w:author="Valeria Cantu" w:date="2026-10-24T01:13:00Z" w16du:dateUtc="2026-10-24T00:13:00Z"/>
        </w:rPr>
        <w:pPrChange w:id="379" w:author="Valeria Cantu" w:date="2026-10-24T00:39:00Z" w16du:dateUtc="2026-10-23T23:39:00Z">
          <w:pPr>
            <w:pStyle w:val="Heading1"/>
            <w:spacing w:after="0" w:line="276" w:lineRule="auto"/>
          </w:pPr>
        </w:pPrChange>
      </w:pPr>
    </w:p>
    <w:p w14:paraId="6BBEE202" w14:textId="77777777" w:rsidR="009C01EF" w:rsidRPr="003922FD" w:rsidDel="00C9397A" w:rsidRDefault="009C01EF">
      <w:pPr>
        <w:rPr>
          <w:del w:id="380" w:author="Valeria Cantu" w:date="2026-10-23T18:53:00Z" w16du:dateUtc="2026-10-23T17:53:00Z"/>
        </w:rPr>
      </w:pPr>
      <w:bookmarkStart w:id="381" w:name="_heading=h.9ufdfeh4t2hf" w:colFirst="0" w:colLast="0"/>
      <w:bookmarkEnd w:id="381"/>
    </w:p>
    <w:p w14:paraId="0DFA5EE4" w14:textId="77777777" w:rsidR="00C9397A" w:rsidRPr="003922FD" w:rsidRDefault="00C9397A">
      <w:pPr>
        <w:pStyle w:val="Heading3"/>
        <w:numPr>
          <w:ilvl w:val="0"/>
          <w:numId w:val="0"/>
        </w:numPr>
        <w:ind w:left="720"/>
        <w:rPr>
          <w:ins w:id="382" w:author="Valeria Cantu" w:date="2026-10-24T00:06:00Z" w16du:dateUtc="2026-10-23T23:06:00Z"/>
        </w:rPr>
        <w:pPrChange w:id="383" w:author="Valeria Cantu" w:date="2026-10-24T00:49:00Z" w16du:dateUtc="2026-10-23T23:49:00Z">
          <w:pPr>
            <w:pStyle w:val="Heading1"/>
          </w:pPr>
        </w:pPrChange>
      </w:pPr>
    </w:p>
    <w:p w14:paraId="14F15A6B" w14:textId="77777777" w:rsidR="009C01EF" w:rsidRPr="003922FD" w:rsidDel="00ED5BA9" w:rsidRDefault="009C01EF">
      <w:pPr>
        <w:pStyle w:val="Heading3"/>
        <w:rPr>
          <w:del w:id="384" w:author="Valeria Cantu" w:date="2026-10-23T18:53:00Z" w16du:dateUtc="2026-10-23T17:53:00Z"/>
        </w:rPr>
        <w:pPrChange w:id="385" w:author="Valeria Cantu" w:date="2026-10-24T00:36:00Z" w16du:dateUtc="2026-10-23T23:36:00Z">
          <w:pPr>
            <w:pStyle w:val="Heading1"/>
          </w:pPr>
        </w:pPrChange>
      </w:pPr>
      <w:bookmarkStart w:id="386" w:name="_heading=h.a980oyvhnk6x" w:colFirst="0" w:colLast="0"/>
      <w:bookmarkEnd w:id="386"/>
    </w:p>
    <w:p w14:paraId="0A267FBC" w14:textId="77777777" w:rsidR="009C01EF" w:rsidRPr="003922FD" w:rsidDel="00ED5BA9" w:rsidRDefault="009C01EF">
      <w:pPr>
        <w:pStyle w:val="Heading3"/>
        <w:rPr>
          <w:del w:id="387" w:author="Valeria Cantu" w:date="2026-10-23T18:53:00Z" w16du:dateUtc="2026-10-23T17:53:00Z"/>
        </w:rPr>
        <w:pPrChange w:id="388" w:author="Valeria Cantu" w:date="2026-10-24T00:36:00Z" w16du:dateUtc="2026-10-23T23:36:00Z">
          <w:pPr>
            <w:pStyle w:val="Heading1"/>
          </w:pPr>
        </w:pPrChange>
      </w:pPr>
      <w:bookmarkStart w:id="389" w:name="_heading=h.i4llwj47lz45" w:colFirst="0" w:colLast="0"/>
      <w:bookmarkEnd w:id="389"/>
    </w:p>
    <w:p w14:paraId="01FF0001" w14:textId="77777777" w:rsidR="009C01EF" w:rsidRPr="003922FD" w:rsidDel="00ED5BA9" w:rsidRDefault="009C01EF">
      <w:pPr>
        <w:pStyle w:val="Heading3"/>
        <w:rPr>
          <w:del w:id="390" w:author="Valeria Cantu" w:date="2026-10-23T18:53:00Z" w16du:dateUtc="2026-10-23T17:53:00Z"/>
        </w:rPr>
        <w:pPrChange w:id="391" w:author="Valeria Cantu" w:date="2026-10-24T00:36:00Z" w16du:dateUtc="2026-10-23T23:36:00Z">
          <w:pPr>
            <w:pStyle w:val="Heading1"/>
          </w:pPr>
        </w:pPrChange>
      </w:pPr>
      <w:bookmarkStart w:id="392" w:name="_heading=h.l18nhdvhix0f" w:colFirst="0" w:colLast="0"/>
      <w:bookmarkEnd w:id="392"/>
    </w:p>
    <w:p w14:paraId="2EAFDC63" w14:textId="77777777" w:rsidR="009C01EF" w:rsidRPr="003922FD" w:rsidDel="00ED5BA9" w:rsidRDefault="009C01EF">
      <w:pPr>
        <w:pStyle w:val="Heading3"/>
        <w:rPr>
          <w:del w:id="393" w:author="Valeria Cantu" w:date="2026-10-23T18:53:00Z" w16du:dateUtc="2026-10-23T17:53:00Z"/>
        </w:rPr>
        <w:pPrChange w:id="394" w:author="Valeria Cantu" w:date="2026-10-24T00:36:00Z" w16du:dateUtc="2026-10-23T23:36:00Z">
          <w:pPr/>
        </w:pPrChange>
      </w:pPr>
    </w:p>
    <w:p w14:paraId="2BA69A62" w14:textId="77777777" w:rsidR="009C01EF" w:rsidRPr="003922FD" w:rsidDel="00ED5BA9" w:rsidRDefault="009C01EF">
      <w:pPr>
        <w:pStyle w:val="Heading3"/>
        <w:rPr>
          <w:del w:id="395" w:author="Valeria Cantu" w:date="2026-10-23T18:53:00Z" w16du:dateUtc="2026-10-23T17:53:00Z"/>
        </w:rPr>
        <w:pPrChange w:id="396" w:author="Valeria Cantu" w:date="2026-10-24T00:36:00Z" w16du:dateUtc="2026-10-23T23:36:00Z">
          <w:pPr/>
        </w:pPrChange>
      </w:pPr>
    </w:p>
    <w:p w14:paraId="317D78F8" w14:textId="77777777" w:rsidR="009C01EF" w:rsidRPr="003922FD" w:rsidDel="00ED5BA9" w:rsidRDefault="009C01EF">
      <w:pPr>
        <w:pStyle w:val="Heading3"/>
        <w:rPr>
          <w:del w:id="397" w:author="Valeria Cantu" w:date="2026-10-23T18:53:00Z" w16du:dateUtc="2026-10-23T17:53:00Z"/>
        </w:rPr>
        <w:pPrChange w:id="398" w:author="Valeria Cantu" w:date="2026-10-24T00:36:00Z" w16du:dateUtc="2026-10-23T23:36:00Z">
          <w:pPr/>
        </w:pPrChange>
      </w:pPr>
    </w:p>
    <w:p w14:paraId="359693FE" w14:textId="77777777" w:rsidR="009C01EF" w:rsidRPr="003922FD" w:rsidDel="00ED5BA9" w:rsidRDefault="009C01EF">
      <w:pPr>
        <w:pStyle w:val="Heading3"/>
        <w:rPr>
          <w:del w:id="399" w:author="Valeria Cantu" w:date="2026-10-23T18:53:00Z" w16du:dateUtc="2026-10-23T17:53:00Z"/>
        </w:rPr>
        <w:pPrChange w:id="400" w:author="Valeria Cantu" w:date="2026-10-24T00:36:00Z" w16du:dateUtc="2026-10-23T23:36:00Z">
          <w:pPr/>
        </w:pPrChange>
      </w:pPr>
    </w:p>
    <w:p w14:paraId="6CB83F34" w14:textId="77777777" w:rsidR="009C01EF" w:rsidRPr="003922FD" w:rsidDel="00ED5BA9" w:rsidRDefault="009C01EF">
      <w:pPr>
        <w:pStyle w:val="Heading3"/>
        <w:rPr>
          <w:del w:id="401" w:author="Valeria Cantu" w:date="2026-10-23T18:53:00Z" w16du:dateUtc="2026-10-23T17:53:00Z"/>
        </w:rPr>
        <w:pPrChange w:id="402" w:author="Valeria Cantu" w:date="2026-10-24T00:36:00Z" w16du:dateUtc="2026-10-23T23:36:00Z">
          <w:pPr/>
        </w:pPrChange>
      </w:pPr>
    </w:p>
    <w:p w14:paraId="735D961D" w14:textId="77777777" w:rsidR="009C01EF" w:rsidRPr="003922FD" w:rsidDel="00ED5BA9" w:rsidRDefault="009C01EF">
      <w:pPr>
        <w:pStyle w:val="Heading3"/>
        <w:rPr>
          <w:del w:id="403" w:author="Valeria Cantu" w:date="2026-10-23T18:53:00Z" w16du:dateUtc="2026-10-23T17:53:00Z"/>
        </w:rPr>
        <w:pPrChange w:id="404" w:author="Valeria Cantu" w:date="2026-10-24T00:36:00Z" w16du:dateUtc="2026-10-23T23:36:00Z">
          <w:pPr/>
        </w:pPrChange>
      </w:pPr>
    </w:p>
    <w:p w14:paraId="6854C9D9" w14:textId="77777777" w:rsidR="009C01EF" w:rsidRPr="003922FD" w:rsidDel="00ED5BA9" w:rsidRDefault="009C01EF">
      <w:pPr>
        <w:pStyle w:val="Heading3"/>
        <w:rPr>
          <w:del w:id="405" w:author="Valeria Cantu" w:date="2026-10-23T18:53:00Z" w16du:dateUtc="2026-10-23T17:53:00Z"/>
        </w:rPr>
        <w:pPrChange w:id="406" w:author="Valeria Cantu" w:date="2026-10-24T00:36:00Z" w16du:dateUtc="2026-10-23T23:36:00Z">
          <w:pPr/>
        </w:pPrChange>
      </w:pPr>
    </w:p>
    <w:p w14:paraId="17D078A7" w14:textId="77777777" w:rsidR="009C01EF" w:rsidRPr="003922FD" w:rsidDel="00ED5BA9" w:rsidRDefault="009C01EF">
      <w:pPr>
        <w:pStyle w:val="Heading3"/>
        <w:rPr>
          <w:del w:id="407" w:author="Valeria Cantu" w:date="2026-10-23T18:53:00Z" w16du:dateUtc="2026-10-23T17:53:00Z"/>
        </w:rPr>
        <w:pPrChange w:id="408" w:author="Valeria Cantu" w:date="2026-10-24T00:36:00Z" w16du:dateUtc="2026-10-23T23:36:00Z">
          <w:pPr/>
        </w:pPrChange>
      </w:pPr>
    </w:p>
    <w:p w14:paraId="33B16AF2" w14:textId="42D2B6AC" w:rsidR="009C01EF" w:rsidRPr="003922FD" w:rsidDel="00ED5BA9" w:rsidRDefault="00000000">
      <w:pPr>
        <w:pStyle w:val="Heading3"/>
        <w:rPr>
          <w:del w:id="409" w:author="Valeria Cantu" w:date="2026-10-23T18:53:00Z" w16du:dateUtc="2026-10-23T17:53:00Z"/>
        </w:rPr>
        <w:pPrChange w:id="410" w:author="Valeria Cantu" w:date="2026-10-24T00:36:00Z" w16du:dateUtc="2026-10-23T23:36:00Z">
          <w:pPr>
            <w:pStyle w:val="Heading1"/>
          </w:pPr>
        </w:pPrChange>
      </w:pPr>
      <w:del w:id="411" w:author="Valeria Cantu" w:date="2026-10-23T18:53:00Z" w16du:dateUtc="2026-10-23T17:53:00Z">
        <w:r w:rsidRPr="003922FD" w:rsidDel="00ED5BA9">
          <w:delText>References</w:delText>
        </w:r>
      </w:del>
    </w:p>
    <w:p w14:paraId="38609C4F" w14:textId="77777777" w:rsidR="009C01EF" w:rsidRPr="003922FD" w:rsidDel="00CC2AFD" w:rsidRDefault="009C01EF">
      <w:pPr>
        <w:pStyle w:val="Heading3"/>
        <w:numPr>
          <w:ilvl w:val="0"/>
          <w:numId w:val="0"/>
        </w:numPr>
        <w:rPr>
          <w:del w:id="412" w:author="Valeria Cantu" w:date="2026-10-24T00:49:00Z" w16du:dateUtc="2026-10-23T23:49:00Z"/>
        </w:rPr>
        <w:pPrChange w:id="413" w:author="Valeria Cantu" w:date="2026-10-24T00:49:00Z" w16du:dateUtc="2026-10-23T23:49:00Z">
          <w:pPr/>
        </w:pPrChange>
      </w:pPr>
    </w:p>
    <w:p w14:paraId="6D5946BB" w14:textId="77777777" w:rsidR="009C01EF" w:rsidRPr="003922FD" w:rsidRDefault="009C01EF">
      <w:pPr>
        <w:pStyle w:val="Heading3"/>
        <w:numPr>
          <w:ilvl w:val="0"/>
          <w:numId w:val="0"/>
        </w:numPr>
        <w:pPrChange w:id="414" w:author="Valeria Cantu" w:date="2026-10-24T00:49:00Z" w16du:dateUtc="2026-10-23T23:49:00Z">
          <w:pPr/>
        </w:pPrChange>
      </w:pPr>
    </w:p>
    <w:p w14:paraId="14FB7171" w14:textId="77777777" w:rsidR="009C01EF" w:rsidRDefault="009C01EF"/>
    <w:p w14:paraId="0D3BB91F" w14:textId="77777777" w:rsidR="009C01EF" w:rsidRDefault="009C01EF"/>
    <w:p w14:paraId="47398F29" w14:textId="77777777" w:rsidR="009C01EF" w:rsidRDefault="009C01EF"/>
    <w:p w14:paraId="0635FAE1" w14:textId="77777777" w:rsidR="009C01EF" w:rsidRDefault="009C01EF"/>
    <w:p w14:paraId="5FE63B30" w14:textId="5FAF2448" w:rsidR="009C01EF" w:rsidDel="00855E95" w:rsidRDefault="009C01EF">
      <w:pPr>
        <w:rPr>
          <w:del w:id="415" w:author="Valeria Cantu" w:date="2026-10-24T01:13:00Z" w16du:dateUtc="2026-10-24T00:13:00Z"/>
        </w:rPr>
      </w:pPr>
    </w:p>
    <w:p w14:paraId="1E799C25" w14:textId="5D0FCDF3" w:rsidR="009C01EF" w:rsidDel="00855E95" w:rsidRDefault="009C01EF">
      <w:pPr>
        <w:rPr>
          <w:del w:id="416" w:author="Valeria Cantu" w:date="2026-10-24T01:13:00Z" w16du:dateUtc="2026-10-24T00:13:00Z"/>
        </w:rPr>
      </w:pPr>
    </w:p>
    <w:p w14:paraId="3A680D03" w14:textId="425CBD6B" w:rsidR="009C01EF" w:rsidDel="00855E95" w:rsidRDefault="009C01EF">
      <w:pPr>
        <w:rPr>
          <w:del w:id="417" w:author="Valeria Cantu" w:date="2026-10-24T01:13:00Z" w16du:dateUtc="2026-10-24T00:13:00Z"/>
        </w:rPr>
      </w:pPr>
    </w:p>
    <w:p w14:paraId="44C7F033" w14:textId="7ADB790D" w:rsidR="009C01EF" w:rsidDel="00855E95" w:rsidRDefault="009C01EF">
      <w:pPr>
        <w:rPr>
          <w:del w:id="418" w:author="Valeria Cantu" w:date="2026-10-24T01:13:00Z" w16du:dateUtc="2026-10-24T00:13:00Z"/>
        </w:rPr>
      </w:pPr>
    </w:p>
    <w:p w14:paraId="4556B2A3" w14:textId="50BFD6FE" w:rsidR="009C01EF" w:rsidDel="00855E95" w:rsidRDefault="009C01EF">
      <w:pPr>
        <w:rPr>
          <w:del w:id="419" w:author="Valeria Cantu" w:date="2026-10-24T01:13:00Z" w16du:dateUtc="2026-10-24T00:13:00Z"/>
        </w:rPr>
      </w:pPr>
    </w:p>
    <w:p w14:paraId="2A0FF673" w14:textId="77777777" w:rsidR="009C01EF" w:rsidDel="00202CC0" w:rsidRDefault="009C01EF">
      <w:pPr>
        <w:rPr>
          <w:del w:id="420" w:author="Valeria Cantu" w:date="2026-10-24T00:23:00Z" w16du:dateUtc="2026-10-23T23:23:00Z"/>
        </w:rPr>
      </w:pPr>
    </w:p>
    <w:p w14:paraId="416E6E72" w14:textId="77777777" w:rsidR="009C01EF" w:rsidDel="00202CC0" w:rsidRDefault="009C01EF">
      <w:pPr>
        <w:pStyle w:val="Heading1"/>
        <w:numPr>
          <w:ilvl w:val="0"/>
          <w:numId w:val="0"/>
        </w:numPr>
        <w:ind w:left="432"/>
        <w:rPr>
          <w:del w:id="421" w:author="Valeria Cantu" w:date="2026-10-24T00:23:00Z" w16du:dateUtc="2026-10-23T23:23:00Z"/>
        </w:rPr>
        <w:pPrChange w:id="422" w:author="Valeria Cantu" w:date="2026-10-24T00:53:00Z" w16du:dateUtc="2026-10-23T23:53:00Z">
          <w:pPr/>
        </w:pPrChange>
      </w:pPr>
    </w:p>
    <w:p w14:paraId="448FEEFE" w14:textId="77777777" w:rsidR="009C01EF" w:rsidDel="00202CC0" w:rsidRDefault="009C01EF">
      <w:pPr>
        <w:pStyle w:val="Heading1"/>
        <w:numPr>
          <w:ilvl w:val="0"/>
          <w:numId w:val="0"/>
        </w:numPr>
        <w:ind w:left="432"/>
        <w:rPr>
          <w:del w:id="423" w:author="Valeria Cantu" w:date="2026-10-24T00:23:00Z" w16du:dateUtc="2026-10-23T23:23:00Z"/>
        </w:rPr>
        <w:pPrChange w:id="424" w:author="Valeria Cantu" w:date="2026-10-24T00:53:00Z" w16du:dateUtc="2026-10-23T23:53:00Z">
          <w:pPr/>
        </w:pPrChange>
      </w:pPr>
    </w:p>
    <w:p w14:paraId="60D06F79" w14:textId="77777777" w:rsidR="009C01EF" w:rsidDel="00202CC0" w:rsidRDefault="009C01EF">
      <w:pPr>
        <w:pStyle w:val="Heading1"/>
        <w:numPr>
          <w:ilvl w:val="0"/>
          <w:numId w:val="0"/>
        </w:numPr>
        <w:ind w:left="432"/>
        <w:rPr>
          <w:del w:id="425" w:author="Valeria Cantu" w:date="2026-10-24T00:23:00Z" w16du:dateUtc="2026-10-23T23:23:00Z"/>
        </w:rPr>
        <w:pPrChange w:id="426" w:author="Valeria Cantu" w:date="2026-10-24T00:53:00Z" w16du:dateUtc="2026-10-23T23:53:00Z">
          <w:pPr/>
        </w:pPrChange>
      </w:pPr>
    </w:p>
    <w:p w14:paraId="37514FB2" w14:textId="77777777" w:rsidR="009C01EF" w:rsidDel="00202CC0" w:rsidRDefault="009C01EF">
      <w:pPr>
        <w:pStyle w:val="Heading1"/>
        <w:numPr>
          <w:ilvl w:val="0"/>
          <w:numId w:val="0"/>
        </w:numPr>
        <w:ind w:left="432"/>
        <w:rPr>
          <w:del w:id="427" w:author="Valeria Cantu" w:date="2026-10-24T00:23:00Z" w16du:dateUtc="2026-10-23T23:23:00Z"/>
        </w:rPr>
        <w:pPrChange w:id="428" w:author="Valeria Cantu" w:date="2026-10-24T00:53:00Z" w16du:dateUtc="2026-10-23T23:53:00Z">
          <w:pPr/>
        </w:pPrChange>
      </w:pPr>
    </w:p>
    <w:p w14:paraId="456B383B" w14:textId="77777777" w:rsidR="009C01EF" w:rsidRDefault="009C01EF">
      <w:pPr>
        <w:pStyle w:val="Heading1"/>
        <w:numPr>
          <w:ilvl w:val="0"/>
          <w:numId w:val="0"/>
        </w:numPr>
        <w:ind w:left="432"/>
        <w:pPrChange w:id="429" w:author="Valeria Cantu" w:date="2026-10-24T00:53:00Z" w16du:dateUtc="2026-10-23T23:53:00Z">
          <w:pPr/>
        </w:pPrChange>
      </w:pPr>
    </w:p>
    <w:p w14:paraId="3D58FDBC" w14:textId="77777777" w:rsidR="009C01EF" w:rsidRDefault="009C01EF"/>
    <w:p w14:paraId="1A0AE805" w14:textId="77777777" w:rsidR="009C01EF" w:rsidRDefault="009C01EF">
      <w:pPr>
        <w:pBdr>
          <w:top w:val="nil"/>
          <w:left w:val="nil"/>
          <w:bottom w:val="nil"/>
          <w:right w:val="nil"/>
          <w:between w:val="nil"/>
        </w:pBdr>
        <w:spacing w:after="0" w:line="240" w:lineRule="auto"/>
        <w:rPr>
          <w:color w:val="000000"/>
        </w:rPr>
      </w:pPr>
    </w:p>
    <w:p w14:paraId="2F73CFAD" w14:textId="77777777" w:rsidR="009C01EF" w:rsidRDefault="009C01EF"/>
    <w:p w14:paraId="08F2DABF" w14:textId="77777777" w:rsidR="009C01EF" w:rsidRDefault="009C01EF"/>
    <w:p w14:paraId="67BE7C05" w14:textId="77777777" w:rsidR="009C01EF" w:rsidRDefault="009C01EF"/>
    <w:p w14:paraId="11A8B338" w14:textId="77777777" w:rsidR="009C01EF" w:rsidRDefault="009C01EF"/>
    <w:p w14:paraId="0FF0384C" w14:textId="77777777" w:rsidR="009C01EF" w:rsidRDefault="009C01EF"/>
    <w:p w14:paraId="0DAC83FE" w14:textId="77777777" w:rsidR="009C01EF" w:rsidRDefault="009C01EF"/>
    <w:p w14:paraId="2E506C95" w14:textId="77777777" w:rsidR="009C01EF" w:rsidRDefault="009C01EF"/>
    <w:p w14:paraId="5E626AA4" w14:textId="77777777" w:rsidR="009C01EF" w:rsidRDefault="009C01EF"/>
    <w:p w14:paraId="00A1FF9B" w14:textId="77777777" w:rsidR="009C01EF" w:rsidDel="006F6B64" w:rsidRDefault="009C01EF">
      <w:pPr>
        <w:ind w:left="432" w:hanging="432"/>
        <w:rPr>
          <w:del w:id="430" w:author="Valeria Cantu" w:date="2026-10-23T18:15:00Z" w16du:dateUtc="2026-10-23T17:15:00Z"/>
        </w:rPr>
        <w:pPrChange w:id="431" w:author="Valeria Cantu" w:date="2026-10-24T00:49:00Z" w16du:dateUtc="2026-10-23T23:49:00Z">
          <w:pPr/>
        </w:pPrChange>
      </w:pPr>
    </w:p>
    <w:p w14:paraId="61D7919B" w14:textId="77777777" w:rsidR="009C01EF" w:rsidDel="006F6B64" w:rsidRDefault="009C01EF">
      <w:pPr>
        <w:ind w:left="432" w:hanging="432"/>
        <w:rPr>
          <w:del w:id="432" w:author="Valeria Cantu" w:date="2026-10-23T18:14:00Z" w16du:dateUtc="2026-10-23T17:14:00Z"/>
        </w:rPr>
        <w:pPrChange w:id="433" w:author="Valeria Cantu" w:date="2026-10-24T00:49:00Z" w16du:dateUtc="2026-10-23T23:49:00Z">
          <w:pPr/>
        </w:pPrChange>
      </w:pPr>
    </w:p>
    <w:p w14:paraId="25F9DF46" w14:textId="77777777" w:rsidR="009C01EF" w:rsidDel="006F6B64" w:rsidRDefault="00000000">
      <w:pPr>
        <w:pStyle w:val="Heading1"/>
        <w:numPr>
          <w:ilvl w:val="0"/>
          <w:numId w:val="0"/>
        </w:numPr>
        <w:ind w:left="432" w:hanging="432"/>
        <w:rPr>
          <w:del w:id="434" w:author="Valeria Cantu" w:date="2026-10-23T18:14:00Z" w16du:dateUtc="2026-10-23T17:14:00Z"/>
        </w:rPr>
        <w:pPrChange w:id="435" w:author="Valeria Cantu" w:date="2026-10-24T00:49:00Z" w16du:dateUtc="2026-10-23T23:49:00Z">
          <w:pPr>
            <w:pStyle w:val="Heading1"/>
          </w:pPr>
        </w:pPrChange>
      </w:pPr>
      <w:bookmarkStart w:id="436" w:name="_heading=h.kfkjs3rwl2c1" w:colFirst="0" w:colLast="0"/>
      <w:bookmarkEnd w:id="436"/>
      <w:del w:id="437" w:author="Valeria Cantu" w:date="2026-10-23T18:14:00Z" w16du:dateUtc="2026-10-23T17:14:00Z">
        <w:r w:rsidDel="006F6B64">
          <w:delText>Appendix</w:delText>
        </w:r>
      </w:del>
    </w:p>
    <w:p w14:paraId="7DF737F3" w14:textId="77777777" w:rsidR="009C01EF" w:rsidDel="006F6B64" w:rsidRDefault="009C01EF">
      <w:pPr>
        <w:ind w:left="432" w:hanging="432"/>
        <w:rPr>
          <w:del w:id="438" w:author="Valeria Cantu" w:date="2026-10-23T18:14:00Z" w16du:dateUtc="2026-10-23T17:14:00Z"/>
        </w:rPr>
        <w:pPrChange w:id="439" w:author="Valeria Cantu" w:date="2026-10-24T00:49:00Z" w16du:dateUtc="2026-10-23T23:49:00Z">
          <w:pPr/>
        </w:pPrChange>
      </w:pPr>
    </w:p>
    <w:p w14:paraId="102A55F9" w14:textId="3E31FBD2" w:rsidR="009C01EF" w:rsidDel="006F6B64" w:rsidRDefault="009C01EF">
      <w:pPr>
        <w:ind w:left="432" w:hanging="432"/>
        <w:rPr>
          <w:del w:id="440" w:author="Valeria Cantu" w:date="2026-10-23T18:14:00Z" w16du:dateUtc="2026-10-23T17:14:00Z"/>
          <w:color w:val="FF0000"/>
        </w:rPr>
        <w:pPrChange w:id="441" w:author="Valeria Cantu" w:date="2026-10-24T00:49:00Z" w16du:dateUtc="2026-10-23T23:49:00Z">
          <w:pPr/>
        </w:pPrChange>
      </w:pPr>
    </w:p>
    <w:p w14:paraId="4330EC20" w14:textId="0F6EA8D8" w:rsidR="009C01EF" w:rsidDel="006F6B64" w:rsidRDefault="00000000">
      <w:pPr>
        <w:ind w:left="432" w:hanging="432"/>
        <w:rPr>
          <w:del w:id="442" w:author="Valeria Cantu" w:date="2026-10-23T18:14:00Z" w16du:dateUtc="2026-10-23T17:14:00Z"/>
          <w:color w:val="FF0000"/>
        </w:rPr>
        <w:pPrChange w:id="443" w:author="Valeria Cantu" w:date="2026-10-24T00:49:00Z" w16du:dateUtc="2026-10-23T23:49:00Z">
          <w:pPr/>
        </w:pPrChange>
      </w:pPr>
      <w:del w:id="444" w:author="Valeria Cantu" w:date="2026-10-23T18:14:00Z" w16du:dateUtc="2026-10-23T17:14:00Z">
        <w:r w:rsidDel="006F6B64">
          <w:rPr>
            <w:color w:val="FF0000"/>
          </w:rPr>
          <w:delText xml:space="preserve">If you have used AI tools in your work, you must include screenshots of your requests in the appendix. </w:delText>
        </w:r>
      </w:del>
    </w:p>
    <w:p w14:paraId="46DF6A15" w14:textId="5150FDFC" w:rsidR="009C01EF" w:rsidDel="006F6B64" w:rsidRDefault="00000000">
      <w:pPr>
        <w:ind w:left="432" w:hanging="432"/>
        <w:rPr>
          <w:del w:id="445" w:author="Valeria Cantu" w:date="2026-10-23T18:14:00Z" w16du:dateUtc="2026-10-23T17:14:00Z"/>
          <w:color w:val="FF0000"/>
        </w:rPr>
        <w:pPrChange w:id="446" w:author="Valeria Cantu" w:date="2026-10-24T00:49:00Z" w16du:dateUtc="2026-10-23T23:49:00Z">
          <w:pPr/>
        </w:pPrChange>
      </w:pPr>
      <w:del w:id="447" w:author="Valeria Cantu" w:date="2026-10-23T18:14:00Z" w16du:dateUtc="2026-10-23T17:14:00Z">
        <w:r w:rsidDel="006F6B64">
          <w:rPr>
            <w:color w:val="FF0000"/>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14:paraId="03F57509" w14:textId="66C1CEE9" w:rsidR="009C01EF" w:rsidDel="006F6B64" w:rsidRDefault="00000000">
      <w:pPr>
        <w:ind w:left="432" w:hanging="432"/>
        <w:rPr>
          <w:del w:id="448" w:author="Valeria Cantu" w:date="2026-10-23T18:14:00Z" w16du:dateUtc="2026-10-23T17:14:00Z"/>
          <w:color w:val="FF0000"/>
        </w:rPr>
        <w:pPrChange w:id="449" w:author="Valeria Cantu" w:date="2026-10-24T00:49:00Z" w16du:dateUtc="2026-10-23T23:49:00Z">
          <w:pPr/>
        </w:pPrChange>
      </w:pPr>
      <w:del w:id="450" w:author="Valeria Cantu" w:date="2026-10-23T18:14:00Z" w16du:dateUtc="2026-10-23T17:14:00Z">
        <w:r w:rsidDel="006F6B64">
          <w:rPr>
            <w:color w:val="FF0000"/>
          </w:rPr>
          <w:delText>If you haven't used AI tools and there's no need for supplementary data, you can remove the appendix section entirely.</w:delText>
        </w:r>
      </w:del>
    </w:p>
    <w:p w14:paraId="7A977FBB" w14:textId="77777777" w:rsidR="009C01EF" w:rsidRDefault="009C01EF">
      <w:pPr>
        <w:pStyle w:val="Heading1"/>
        <w:numPr>
          <w:ilvl w:val="0"/>
          <w:numId w:val="0"/>
        </w:numPr>
        <w:ind w:left="432" w:hanging="432"/>
        <w:pPrChange w:id="451" w:author="Valeria Cantu" w:date="2026-10-24T00:49:00Z" w16du:dateUtc="2026-10-23T23:49:00Z">
          <w:pPr/>
        </w:pPrChange>
      </w:pPr>
    </w:p>
    <w:p w14:paraId="210C223F" w14:textId="77777777" w:rsidR="009C01EF" w:rsidRDefault="009C01EF"/>
    <w:sectPr w:rsidR="009C01EF">
      <w:foot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5EB7E9" w14:textId="77777777" w:rsidR="00724A86" w:rsidRDefault="00724A86">
      <w:pPr>
        <w:spacing w:after="0" w:line="240" w:lineRule="auto"/>
      </w:pPr>
      <w:r>
        <w:separator/>
      </w:r>
    </w:p>
  </w:endnote>
  <w:endnote w:type="continuationSeparator" w:id="0">
    <w:p w14:paraId="5CC75324" w14:textId="77777777" w:rsidR="00724A86" w:rsidRDefault="00724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16CF6C4-5EAD-2049-AF56-F7444777FE97}"/>
    <w:embedBold r:id="rId2" w:fontKey="{28EEC73C-D4A0-E94B-953A-C3F9EE6C517C}"/>
    <w:embedItalic r:id="rId3" w:fontKey="{4B7A7039-862F-8848-B332-F06B16549360}"/>
  </w:font>
  <w:font w:name="Noto Sans Symbols">
    <w:altName w:val="Calibri"/>
    <w:charset w:val="00"/>
    <w:family w:val="auto"/>
    <w:pitch w:val="default"/>
    <w:embedRegular r:id="rId4" w:fontKey="{51A53882-16EE-F149-826E-FD664E1A1923}"/>
  </w:font>
  <w:font w:name="Courier New">
    <w:panose1 w:val="02070309020205020404"/>
    <w:charset w:val="00"/>
    <w:family w:val="modern"/>
    <w:pitch w:val="fixed"/>
    <w:sig w:usb0="E0002EFF" w:usb1="C0007843" w:usb2="00000009" w:usb3="00000000" w:csb0="000001FF" w:csb1="00000000"/>
    <w:embedRegular r:id="rId5" w:fontKey="{328A5C43-677B-AC46-BEBF-3969A440F284}"/>
  </w:font>
  <w:font w:name="Calibri">
    <w:panose1 w:val="020F0502020204030204"/>
    <w:charset w:val="00"/>
    <w:family w:val="swiss"/>
    <w:pitch w:val="variable"/>
    <w:sig w:usb0="E4002EFF" w:usb1="C200247B" w:usb2="00000009" w:usb3="00000000" w:csb0="000001FF" w:csb1="00000000"/>
    <w:embedRegular r:id="rId6" w:fontKey="{8C3613C9-F076-6243-95D3-E6E2112E6384}"/>
    <w:embedBold r:id="rId7" w:fontKey="{E66BFA34-11C6-A144-9A70-19DAF7D8B369}"/>
    <w:embedItalic r:id="rId8" w:fontKey="{80E72433-8290-5F42-B428-11A44DBC37DA}"/>
    <w:embedBoldItalic r:id="rId9" w:fontKey="{AA550C72-7A45-A247-85BC-2AD374A3D966}"/>
  </w:font>
  <w:font w:name="Play">
    <w:charset w:val="00"/>
    <w:family w:val="auto"/>
    <w:pitch w:val="default"/>
    <w:embedRegular r:id="rId10" w:fontKey="{7D3710A3-E025-2A42-BC90-041495A6220D}"/>
  </w:font>
  <w:font w:name="Aptos Display">
    <w:panose1 w:val="020B0004020202020204"/>
    <w:charset w:val="00"/>
    <w:family w:val="swiss"/>
    <w:pitch w:val="variable"/>
    <w:sig w:usb0="20000287" w:usb1="00000003" w:usb2="00000000" w:usb3="00000000" w:csb0="0000019F" w:csb1="00000000"/>
    <w:embedRegular r:id="rId11" w:fontKey="{C8CCAB06-A82D-A042-BD1B-AAD5191D6F97}"/>
  </w:font>
  <w:font w:name="Aptos">
    <w:panose1 w:val="020B0004020202020204"/>
    <w:charset w:val="00"/>
    <w:family w:val="swiss"/>
    <w:pitch w:val="variable"/>
    <w:sig w:usb0="20000287" w:usb1="00000003" w:usb2="00000000" w:usb3="00000000" w:csb0="0000019F" w:csb1="00000000"/>
    <w:embedRegular r:id="rId12" w:fontKey="{42C13EF2-C452-0F4F-B457-0BCA90733B19}"/>
    <w:embedBold r:id="rId13" w:fontKey="{F3383696-6ADB-A842-8A21-06F39D170D7D}"/>
    <w:embedBoldItalic r:id="rId14" w:fontKey="{C3547BF0-911E-9144-BE45-FE960A08DA6A}"/>
  </w:font>
  <w:font w:name="Quattrocento Sans">
    <w:panose1 w:val="020B0502050000020003"/>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816EC6" w14:textId="77777777" w:rsidR="009C01EF" w:rsidRDefault="009C01EF">
    <w:pPr>
      <w:pBdr>
        <w:top w:val="nil"/>
        <w:left w:val="nil"/>
        <w:bottom w:val="nil"/>
        <w:right w:val="nil"/>
        <w:between w:val="nil"/>
      </w:pBdr>
      <w:tabs>
        <w:tab w:val="center" w:pos="4513"/>
        <w:tab w:val="right" w:pos="9026"/>
      </w:tabs>
      <w:spacing w:after="0" w:line="240" w:lineRule="auto"/>
      <w:jc w:val="center"/>
      <w:rPr>
        <w:color w:val="000000"/>
      </w:rPr>
    </w:pPr>
  </w:p>
  <w:p w14:paraId="148355A2" w14:textId="77777777" w:rsidR="009C01EF" w:rsidRDefault="009C01E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6BA133" w14:textId="23804D93" w:rsidR="009C01EF" w:rsidRDefault="00000000">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6F6B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9DA818" w14:textId="77777777" w:rsidR="00724A86" w:rsidRDefault="00724A86">
      <w:pPr>
        <w:spacing w:after="0" w:line="240" w:lineRule="auto"/>
      </w:pPr>
      <w:r>
        <w:separator/>
      </w:r>
    </w:p>
  </w:footnote>
  <w:footnote w:type="continuationSeparator" w:id="0">
    <w:p w14:paraId="46467ABF" w14:textId="77777777" w:rsidR="00724A86" w:rsidRDefault="00724A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7439F4"/>
    <w:multiLevelType w:val="hybridMultilevel"/>
    <w:tmpl w:val="C5A4C52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A04E1F"/>
    <w:multiLevelType w:val="multilevel"/>
    <w:tmpl w:val="A0267F5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2E6145F"/>
    <w:multiLevelType w:val="multilevel"/>
    <w:tmpl w:val="45F88F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B813303"/>
    <w:multiLevelType w:val="hybridMultilevel"/>
    <w:tmpl w:val="94446DB0"/>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6B04EF3"/>
    <w:multiLevelType w:val="multilevel"/>
    <w:tmpl w:val="E81CFB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9D84264"/>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4614262F"/>
    <w:multiLevelType w:val="multilevel"/>
    <w:tmpl w:val="228A7A5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509C2B81"/>
    <w:multiLevelType w:val="multilevel"/>
    <w:tmpl w:val="9300FC9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5B37E5D"/>
    <w:multiLevelType w:val="hybridMultilevel"/>
    <w:tmpl w:val="7E366C36"/>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A20E3B"/>
    <w:multiLevelType w:val="multilevel"/>
    <w:tmpl w:val="07547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CD807E1"/>
    <w:multiLevelType w:val="multilevel"/>
    <w:tmpl w:val="F2181B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2FF09E3"/>
    <w:multiLevelType w:val="multilevel"/>
    <w:tmpl w:val="DB8E81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7A61461"/>
    <w:multiLevelType w:val="hybridMultilevel"/>
    <w:tmpl w:val="900C8A14"/>
    <w:lvl w:ilvl="0" w:tplc="37923C30">
      <w:start w:val="1"/>
      <w:numFmt w:val="decimal"/>
      <w:lvlText w:val="%1."/>
      <w:lvlJc w:val="left"/>
      <w:pPr>
        <w:ind w:left="720" w:hanging="360"/>
      </w:pPr>
      <w:rPr>
        <w:rFonts w:hint="default"/>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08C6DBF"/>
    <w:multiLevelType w:val="multilevel"/>
    <w:tmpl w:val="1E04C1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33B7CA5"/>
    <w:multiLevelType w:val="multilevel"/>
    <w:tmpl w:val="4B242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F3A3830"/>
    <w:multiLevelType w:val="multilevel"/>
    <w:tmpl w:val="86D87A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57950183">
    <w:abstractNumId w:val="13"/>
  </w:num>
  <w:num w:numId="2" w16cid:durableId="1065300847">
    <w:abstractNumId w:val="15"/>
  </w:num>
  <w:num w:numId="3" w16cid:durableId="689915328">
    <w:abstractNumId w:val="2"/>
  </w:num>
  <w:num w:numId="4" w16cid:durableId="1374768254">
    <w:abstractNumId w:val="11"/>
  </w:num>
  <w:num w:numId="5" w16cid:durableId="1701394869">
    <w:abstractNumId w:val="14"/>
  </w:num>
  <w:num w:numId="6" w16cid:durableId="1587807171">
    <w:abstractNumId w:val="10"/>
  </w:num>
  <w:num w:numId="7" w16cid:durableId="253174780">
    <w:abstractNumId w:val="4"/>
  </w:num>
  <w:num w:numId="8" w16cid:durableId="1040085906">
    <w:abstractNumId w:val="6"/>
  </w:num>
  <w:num w:numId="9" w16cid:durableId="454258549">
    <w:abstractNumId w:val="12"/>
  </w:num>
  <w:num w:numId="10" w16cid:durableId="1630816725">
    <w:abstractNumId w:val="8"/>
  </w:num>
  <w:num w:numId="11" w16cid:durableId="2076314313">
    <w:abstractNumId w:val="5"/>
  </w:num>
  <w:num w:numId="12" w16cid:durableId="1310015930">
    <w:abstractNumId w:val="3"/>
  </w:num>
  <w:num w:numId="13" w16cid:durableId="2094544951">
    <w:abstractNumId w:val="9"/>
  </w:num>
  <w:num w:numId="14" w16cid:durableId="500899249">
    <w:abstractNumId w:val="7"/>
  </w:num>
  <w:num w:numId="15" w16cid:durableId="695887001">
    <w:abstractNumId w:val="1"/>
  </w:num>
  <w:num w:numId="16" w16cid:durableId="10801798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Valeria Cantu">
    <w15:presenceInfo w15:providerId="Windows Live" w15:userId="49fe021e5f844fc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1EF"/>
    <w:rsid w:val="0002030F"/>
    <w:rsid w:val="00087B6A"/>
    <w:rsid w:val="001E2FAA"/>
    <w:rsid w:val="00202CC0"/>
    <w:rsid w:val="002A7AB6"/>
    <w:rsid w:val="002C04EF"/>
    <w:rsid w:val="003416A1"/>
    <w:rsid w:val="003922FD"/>
    <w:rsid w:val="003B08B6"/>
    <w:rsid w:val="004E7F96"/>
    <w:rsid w:val="005D1610"/>
    <w:rsid w:val="005E0AB7"/>
    <w:rsid w:val="006B7673"/>
    <w:rsid w:val="006F6B64"/>
    <w:rsid w:val="00724A86"/>
    <w:rsid w:val="00844C3D"/>
    <w:rsid w:val="00855E95"/>
    <w:rsid w:val="009A4425"/>
    <w:rsid w:val="009C01EF"/>
    <w:rsid w:val="00A7168B"/>
    <w:rsid w:val="00B11AC4"/>
    <w:rsid w:val="00BD7817"/>
    <w:rsid w:val="00C2636F"/>
    <w:rsid w:val="00C9397A"/>
    <w:rsid w:val="00CC2AFD"/>
    <w:rsid w:val="00E1050F"/>
    <w:rsid w:val="00ED5BA9"/>
    <w:rsid w:val="00F3300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9BE4E"/>
  <w15:docId w15:val="{AA45C898-CC2E-5E41-8CDE-67424E3C6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2FD"/>
    <w:pPr>
      <w:jc w:val="both"/>
      <w:pPrChange w:id="0" w:author="Valeria Cantu" w:date="2026-10-24T00:38:00Z">
        <w:pPr>
          <w:spacing w:after="160" w:line="259" w:lineRule="auto"/>
        </w:pPr>
      </w:pPrChange>
    </w:pPr>
    <w:rPr>
      <w:color w:val="262626" w:themeColor="text1" w:themeTint="D9"/>
      <w:sz w:val="28"/>
      <w:rPrChange w:id="0" w:author="Valeria Cantu" w:date="2026-10-24T00:38:00Z">
        <w:rPr>
          <w:rFonts w:ascii="Calibri" w:eastAsia="Calibri" w:hAnsi="Calibri" w:cs="Calibri"/>
          <w:sz w:val="28"/>
          <w:szCs w:val="22"/>
          <w:lang w:val="en-IE" w:eastAsia="en-GB" w:bidi="ar-SA"/>
        </w:rPr>
      </w:rPrChange>
    </w:rPr>
  </w:style>
  <w:style w:type="paragraph" w:styleId="Heading1">
    <w:name w:val="heading 1"/>
    <w:basedOn w:val="Normal"/>
    <w:next w:val="Normal"/>
    <w:link w:val="Heading1Char"/>
    <w:uiPriority w:val="9"/>
    <w:qFormat/>
    <w:pPr>
      <w:keepNext/>
      <w:keepLines/>
      <w:numPr>
        <w:numId w:val="11"/>
      </w:numPr>
      <w:spacing w:before="360" w:after="80" w:line="240" w:lineRule="auto"/>
      <w:outlineLvl w:val="0"/>
    </w:pPr>
    <w:rPr>
      <w:color w:val="3A3A3A"/>
      <w:sz w:val="40"/>
      <w:szCs w:val="40"/>
    </w:rPr>
  </w:style>
  <w:style w:type="paragraph" w:styleId="Heading2">
    <w:name w:val="heading 2"/>
    <w:basedOn w:val="Normal"/>
    <w:next w:val="Normal"/>
    <w:link w:val="Heading2Char"/>
    <w:uiPriority w:val="9"/>
    <w:unhideWhenUsed/>
    <w:qFormat/>
    <w:pPr>
      <w:keepNext/>
      <w:keepLines/>
      <w:numPr>
        <w:ilvl w:val="1"/>
        <w:numId w:val="11"/>
      </w:numPr>
      <w:spacing w:before="160" w:after="80" w:line="240" w:lineRule="auto"/>
      <w:outlineLvl w:val="1"/>
    </w:pPr>
    <w:rPr>
      <w:color w:val="3A3A3A"/>
      <w:sz w:val="32"/>
      <w:szCs w:val="32"/>
    </w:rPr>
  </w:style>
  <w:style w:type="paragraph" w:styleId="Heading3">
    <w:name w:val="heading 3"/>
    <w:basedOn w:val="Normal"/>
    <w:next w:val="Normal"/>
    <w:link w:val="Heading3Char"/>
    <w:uiPriority w:val="9"/>
    <w:unhideWhenUsed/>
    <w:qFormat/>
    <w:pPr>
      <w:keepNext/>
      <w:keepLines/>
      <w:numPr>
        <w:ilvl w:val="2"/>
        <w:numId w:val="11"/>
      </w:numPr>
      <w:spacing w:before="160" w:after="80" w:line="240" w:lineRule="auto"/>
      <w:outlineLvl w:val="2"/>
    </w:pPr>
    <w:rPr>
      <w:color w:val="3A3A3A"/>
      <w:szCs w:val="28"/>
    </w:rPr>
  </w:style>
  <w:style w:type="paragraph" w:styleId="Heading4">
    <w:name w:val="heading 4"/>
    <w:basedOn w:val="Normal"/>
    <w:next w:val="Normal"/>
    <w:link w:val="Heading4Char"/>
    <w:uiPriority w:val="9"/>
    <w:semiHidden/>
    <w:unhideWhenUsed/>
    <w:qFormat/>
    <w:pPr>
      <w:keepNext/>
      <w:keepLines/>
      <w:numPr>
        <w:ilvl w:val="3"/>
        <w:numId w:val="11"/>
      </w:numPr>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numPr>
        <w:ilvl w:val="4"/>
        <w:numId w:val="11"/>
      </w:numPr>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numPr>
        <w:ilvl w:val="5"/>
        <w:numId w:val="11"/>
      </w:numPr>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60722"/>
    <w:pPr>
      <w:keepNext/>
      <w:keepLines/>
      <w:numPr>
        <w:ilvl w:val="6"/>
        <w:numId w:val="1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numPr>
        <w:ilvl w:val="7"/>
        <w:numId w:val="1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numPr>
        <w:ilvl w:val="8"/>
        <w:numId w:val="1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E60722"/>
    <w:pPr>
      <w:spacing w:before="120" w:after="0"/>
      <w:jc w:val="left"/>
    </w:pPr>
    <w:rPr>
      <w:rFonts w:asciiTheme="minorHAnsi" w:hAnsiTheme="minorHAnsi"/>
      <w:b/>
      <w:bCs/>
      <w:i/>
      <w:iCs/>
      <w:sz w:val="24"/>
      <w:szCs w:val="24"/>
    </w:rPr>
  </w:style>
  <w:style w:type="paragraph" w:styleId="TOC2">
    <w:name w:val="toc 2"/>
    <w:basedOn w:val="Normal"/>
    <w:next w:val="Normal"/>
    <w:autoRedefine/>
    <w:uiPriority w:val="39"/>
    <w:unhideWhenUsed/>
    <w:rsid w:val="00E60722"/>
    <w:pPr>
      <w:spacing w:before="120" w:after="0"/>
      <w:ind w:left="280"/>
      <w:jc w:val="left"/>
    </w:pPr>
    <w:rPr>
      <w:rFonts w:asciiTheme="minorHAnsi" w:hAnsiTheme="minorHAnsi"/>
      <w:b/>
      <w:bCs/>
      <w:sz w:val="22"/>
    </w:rPr>
  </w:style>
  <w:style w:type="paragraph" w:styleId="TOC3">
    <w:name w:val="toc 3"/>
    <w:basedOn w:val="Normal"/>
    <w:next w:val="Normal"/>
    <w:autoRedefine/>
    <w:uiPriority w:val="39"/>
    <w:unhideWhenUsed/>
    <w:rsid w:val="00E60722"/>
    <w:pPr>
      <w:spacing w:after="0"/>
      <w:ind w:left="560"/>
      <w:jc w:val="left"/>
    </w:pPr>
    <w:rPr>
      <w:rFonts w:asciiTheme="minorHAnsi" w:hAnsiTheme="minorHAnsi"/>
      <w:sz w:val="20"/>
      <w:szCs w:val="20"/>
    </w:r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paragraph" w:styleId="Subtitle">
    <w:name w:val="Subtitle"/>
    <w:basedOn w:val="Normal"/>
    <w:next w:val="Normal"/>
    <w:link w:val="SubtitleChar"/>
    <w:uiPriority w:val="11"/>
    <w:qFormat/>
    <w:rPr>
      <w:color w:val="595959"/>
      <w:szCs w:val="28"/>
    </w:rPr>
  </w:style>
  <w:style w:type="table" w:customStyle="1" w:styleId="a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C9397A"/>
    <w:rPr>
      <w:color w:val="605E5C"/>
      <w:shd w:val="clear" w:color="auto" w:fill="E1DFDD"/>
    </w:rPr>
  </w:style>
  <w:style w:type="character" w:styleId="FollowedHyperlink">
    <w:name w:val="FollowedHyperlink"/>
    <w:basedOn w:val="DefaultParagraphFont"/>
    <w:uiPriority w:val="99"/>
    <w:semiHidden/>
    <w:unhideWhenUsed/>
    <w:rsid w:val="00202CC0"/>
    <w:rPr>
      <w:color w:val="96607D" w:themeColor="followedHyperlink"/>
      <w:u w:val="single"/>
    </w:rPr>
  </w:style>
  <w:style w:type="paragraph" w:styleId="TOC4">
    <w:name w:val="toc 4"/>
    <w:basedOn w:val="Normal"/>
    <w:next w:val="Normal"/>
    <w:autoRedefine/>
    <w:uiPriority w:val="39"/>
    <w:semiHidden/>
    <w:unhideWhenUsed/>
    <w:rsid w:val="006B7673"/>
    <w:pPr>
      <w:spacing w:after="0"/>
      <w:ind w:left="840"/>
      <w:jc w:val="left"/>
    </w:pPr>
    <w:rPr>
      <w:rFonts w:asciiTheme="minorHAnsi" w:hAnsiTheme="minorHAnsi"/>
      <w:sz w:val="20"/>
      <w:szCs w:val="20"/>
    </w:rPr>
  </w:style>
  <w:style w:type="paragraph" w:styleId="TOC5">
    <w:name w:val="toc 5"/>
    <w:basedOn w:val="Normal"/>
    <w:next w:val="Normal"/>
    <w:autoRedefine/>
    <w:uiPriority w:val="39"/>
    <w:semiHidden/>
    <w:unhideWhenUsed/>
    <w:rsid w:val="006B7673"/>
    <w:pPr>
      <w:spacing w:after="0"/>
      <w:ind w:left="1120"/>
      <w:jc w:val="left"/>
    </w:pPr>
    <w:rPr>
      <w:rFonts w:asciiTheme="minorHAnsi" w:hAnsiTheme="minorHAnsi"/>
      <w:sz w:val="20"/>
      <w:szCs w:val="20"/>
    </w:rPr>
  </w:style>
  <w:style w:type="paragraph" w:styleId="TOC6">
    <w:name w:val="toc 6"/>
    <w:basedOn w:val="Normal"/>
    <w:next w:val="Normal"/>
    <w:autoRedefine/>
    <w:uiPriority w:val="39"/>
    <w:semiHidden/>
    <w:unhideWhenUsed/>
    <w:rsid w:val="006B7673"/>
    <w:pPr>
      <w:spacing w:after="0"/>
      <w:ind w:left="1400"/>
      <w:jc w:val="left"/>
    </w:pPr>
    <w:rPr>
      <w:rFonts w:asciiTheme="minorHAnsi" w:hAnsiTheme="minorHAnsi"/>
      <w:sz w:val="20"/>
      <w:szCs w:val="20"/>
    </w:rPr>
  </w:style>
  <w:style w:type="paragraph" w:styleId="TOC7">
    <w:name w:val="toc 7"/>
    <w:basedOn w:val="Normal"/>
    <w:next w:val="Normal"/>
    <w:autoRedefine/>
    <w:uiPriority w:val="39"/>
    <w:semiHidden/>
    <w:unhideWhenUsed/>
    <w:rsid w:val="006B7673"/>
    <w:pPr>
      <w:spacing w:after="0"/>
      <w:ind w:left="1680"/>
      <w:jc w:val="left"/>
    </w:pPr>
    <w:rPr>
      <w:rFonts w:asciiTheme="minorHAnsi" w:hAnsiTheme="minorHAnsi"/>
      <w:sz w:val="20"/>
      <w:szCs w:val="20"/>
    </w:rPr>
  </w:style>
  <w:style w:type="paragraph" w:styleId="TOC8">
    <w:name w:val="toc 8"/>
    <w:basedOn w:val="Normal"/>
    <w:next w:val="Normal"/>
    <w:autoRedefine/>
    <w:uiPriority w:val="39"/>
    <w:semiHidden/>
    <w:unhideWhenUsed/>
    <w:rsid w:val="006B7673"/>
    <w:pPr>
      <w:spacing w:after="0"/>
      <w:ind w:left="1960"/>
      <w:jc w:val="left"/>
    </w:pPr>
    <w:rPr>
      <w:rFonts w:asciiTheme="minorHAnsi" w:hAnsiTheme="minorHAnsi"/>
      <w:sz w:val="20"/>
      <w:szCs w:val="20"/>
    </w:rPr>
  </w:style>
  <w:style w:type="paragraph" w:styleId="TOC9">
    <w:name w:val="toc 9"/>
    <w:basedOn w:val="Normal"/>
    <w:next w:val="Normal"/>
    <w:autoRedefine/>
    <w:uiPriority w:val="39"/>
    <w:semiHidden/>
    <w:unhideWhenUsed/>
    <w:rsid w:val="006B7673"/>
    <w:pPr>
      <w:spacing w:after="0"/>
      <w:ind w:left="224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YV8dLi4pZMX68F/zFYz4gzBdrw==">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487249-B5CB-1C4C-86F2-D7611ED4F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4</Pages>
  <Words>1288</Words>
  <Characters>7436</Characters>
  <Application>Microsoft Office Word</Application>
  <DocSecurity>0</DocSecurity>
  <Lines>256</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Valeria Cantu</cp:lastModifiedBy>
  <cp:revision>14</cp:revision>
  <dcterms:created xsi:type="dcterms:W3CDTF">2026-04-19T21:12:00Z</dcterms:created>
  <dcterms:modified xsi:type="dcterms:W3CDTF">2026-10-24T00:17:00Z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